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customXmlInsRangeStart w:id="0" w:author="Phạm Quang Thịnh" w:date="2019-07-04T20:29:00Z"/>
    <w:sdt>
      <w:sdtPr>
        <w:rPr>
          <w:sz w:val="24"/>
        </w:rPr>
        <w:id w:val="-497339046"/>
        <w:docPartObj>
          <w:docPartGallery w:val="Cover Pages"/>
          <w:docPartUnique/>
        </w:docPartObj>
      </w:sdtPr>
      <w:sdtEndPr>
        <w:rPr>
          <w:sz w:val="44"/>
        </w:rPr>
      </w:sdtEndPr>
      <w:sdtContent>
        <w:customXmlInsRangeEnd w:id="0"/>
        <w:p w14:paraId="1382605F" w14:textId="3D1E7EFA" w:rsidR="00120C5A" w:rsidRPr="00D06CD8" w:rsidRDefault="00120C5A">
          <w:pPr>
            <w:rPr>
              <w:ins w:id="1" w:author="Phạm Quang Thịnh" w:date="2019-07-04T20:29:00Z"/>
              <w:sz w:val="24"/>
            </w:rPr>
          </w:pPr>
          <w:ins w:id="2" w:author="Phạm Quang Thịnh" w:date="2019-07-04T20:29:00Z">
            <w:r w:rsidRPr="00D06CD8">
              <w:rPr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0BB7D875" wp14:editId="1BA896E5">
                      <wp:simplePos x="0" y="0"/>
                      <wp:positionH relativeFrom="page">
                        <wp:align>center</wp:align>
                      </wp:positionH>
                      <mc:AlternateContent>
                        <mc:Choice Requires="wp14">
                          <wp:positionV relativeFrom="page">
                            <wp14:pctPosVOffset>2300</wp14:pctPosVOffset>
                          </wp:positionV>
                        </mc:Choice>
                        <mc:Fallback>
                          <wp:positionV relativeFrom="page">
                            <wp:posOffset>231140</wp:posOffset>
                          </wp:positionV>
                        </mc:Fallback>
                      </mc:AlternateContent>
                      <wp:extent cx="7315200" cy="1215391"/>
                      <wp:effectExtent l="0" t="0" r="1270" b="1905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15200" cy="1215391"/>
                                <a:chOff x="0" y="-1"/>
                                <a:chExt cx="7315200" cy="1216153"/>
                              </a:xfrm>
                            </wpg:grpSpPr>
                            <wps:wsp>
                              <wps:cNvPr id="150" name="Rectangle 51"/>
                              <wps:cNvSpPr/>
                              <wps:spPr>
                                <a:xfrm>
                                  <a:off x="0" y="-1"/>
                                  <a:ext cx="7315200" cy="1130373"/>
                                </a:xfrm>
                                <a:custGeom>
                                  <a:avLst/>
                                  <a:gdLst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0 w 7312660"/>
                                    <a:gd name="connsiteY3" fmla="*/ 1215390 h 1215390"/>
                                    <a:gd name="connsiteX4" fmla="*/ 0 w 7312660"/>
                                    <a:gd name="connsiteY4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3667125 w 7312660"/>
                                    <a:gd name="connsiteY3" fmla="*/ 120967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3619500 w 7312660"/>
                                    <a:gd name="connsiteY3" fmla="*/ 73342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129665 h 1215390"/>
                                    <a:gd name="connsiteX3" fmla="*/ 3619500 w 7312660"/>
                                    <a:gd name="connsiteY3" fmla="*/ 73342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9525 w 7322185"/>
                                    <a:gd name="connsiteY0" fmla="*/ 0 h 1129665"/>
                                    <a:gd name="connsiteX1" fmla="*/ 7322185 w 7322185"/>
                                    <a:gd name="connsiteY1" fmla="*/ 0 h 1129665"/>
                                    <a:gd name="connsiteX2" fmla="*/ 7322185 w 7322185"/>
                                    <a:gd name="connsiteY2" fmla="*/ 1129665 h 1129665"/>
                                    <a:gd name="connsiteX3" fmla="*/ 3629025 w 7322185"/>
                                    <a:gd name="connsiteY3" fmla="*/ 733425 h 1129665"/>
                                    <a:gd name="connsiteX4" fmla="*/ 0 w 7322185"/>
                                    <a:gd name="connsiteY4" fmla="*/ 1091565 h 1129665"/>
                                    <a:gd name="connsiteX5" fmla="*/ 9525 w 7322185"/>
                                    <a:gd name="connsiteY5" fmla="*/ 0 h 1129665"/>
                                    <a:gd name="connsiteX0" fmla="*/ 0 w 7312660"/>
                                    <a:gd name="connsiteY0" fmla="*/ 0 h 1129665"/>
                                    <a:gd name="connsiteX1" fmla="*/ 7312660 w 7312660"/>
                                    <a:gd name="connsiteY1" fmla="*/ 0 h 1129665"/>
                                    <a:gd name="connsiteX2" fmla="*/ 7312660 w 7312660"/>
                                    <a:gd name="connsiteY2" fmla="*/ 1129665 h 1129665"/>
                                    <a:gd name="connsiteX3" fmla="*/ 3619500 w 7312660"/>
                                    <a:gd name="connsiteY3" fmla="*/ 733425 h 1129665"/>
                                    <a:gd name="connsiteX4" fmla="*/ 0 w 7312660"/>
                                    <a:gd name="connsiteY4" fmla="*/ 1091565 h 1129665"/>
                                    <a:gd name="connsiteX5" fmla="*/ 0 w 7312660"/>
                                    <a:gd name="connsiteY5" fmla="*/ 0 h 11296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312660" h="1129665">
                                      <a:moveTo>
                                        <a:pt x="0" y="0"/>
                                      </a:moveTo>
                                      <a:lnTo>
                                        <a:pt x="7312660" y="0"/>
                                      </a:lnTo>
                                      <a:lnTo>
                                        <a:pt x="7312660" y="1129665"/>
                                      </a:lnTo>
                                      <a:lnTo>
                                        <a:pt x="3619500" y="733425"/>
                                      </a:lnTo>
                                      <a:lnTo>
                                        <a:pt x="0" y="10915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Rectangle 151"/>
                              <wps:cNvSpPr/>
                              <wps:spPr>
                                <a:xfrm>
                                  <a:off x="0" y="0"/>
                                  <a:ext cx="7315200" cy="1216152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9"/>
                                  <a:stretch>
                                    <a:fillRect r="-7574"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94100</wp14:pctWidth>
                      </wp14:sizeRelH>
                      <wp14:sizeRelV relativeFrom="page">
                        <wp14:pctHeight>12100</wp14:pctHeight>
                      </wp14:sizeRelV>
                    </wp:anchor>
                  </w:drawing>
                </mc:Choice>
                <mc:Fallback>
                  <w:pict>
                    <v:group w14:anchorId="349D9D16" id="Group 149" o:spid="_x0000_s1026" style="position:absolute;margin-left:0;margin-top:0;width:8in;height:95.7pt;z-index:25166950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  <v:stroke joinstyle="miter"/>
                        <v:path arrowok="t" o:connecttype="custom" o:connectlocs="0,0;7315200,0;7315200,1130373;3620757,733885;0,1092249;0,0" o:connectangles="0,0,0,0,0,0"/>
                      </v:shape>
  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  <v:fill r:id="rId10" o:title="" recolor="t" rotate="t" type="frame"/>
                      </v:rect>
                      <w10:wrap anchorx="page" anchory="page"/>
                    </v:group>
                  </w:pict>
                </mc:Fallback>
              </mc:AlternateContent>
            </w:r>
            <w:r w:rsidRPr="00D06CD8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98C612B" wp14:editId="69785A74">
                      <wp:simplePos x="0" y="0"/>
                      <wp:positionH relativeFrom="page">
                        <wp:align>center</wp:align>
                      </wp:positionH>
                      <mc:AlternateContent>
                        <mc:Choice Requires="wp14">
                          <wp:positionV relativeFrom="page">
                            <wp14:pctPosVOffset>81800</wp14:pctPosVOffset>
                          </wp:positionV>
                        </mc:Choice>
                        <mc:Fallback>
                          <wp:positionV relativeFrom="page">
                            <wp:posOffset>8227695</wp:posOffset>
                          </wp:positionV>
                        </mc:Fallback>
                      </mc:AlternateContent>
                      <wp:extent cx="7315200" cy="914400"/>
                      <wp:effectExtent l="0" t="0" r="0" b="8255"/>
                      <wp:wrapSquare wrapText="bothSides"/>
                      <wp:docPr id="152" name="Text Box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152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customXmlDelRangeStart w:id="3" w:author="Phạm Quang Thịnh" w:date="2019-07-04T20:31:00Z"/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-177393742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customXmlDelRangeEnd w:id="3"/>
                                    <w:p w14:paraId="74E780BD" w14:textId="385FF973" w:rsidR="00BC3702" w:rsidDel="00120C5A" w:rsidRDefault="00EF2D8B">
                                      <w:pPr>
                                        <w:pStyle w:val="NoSpacing"/>
                                        <w:jc w:val="right"/>
                                        <w:rPr>
                                          <w:del w:id="4" w:author="Phạm Quang Thịnh" w:date="2019-07-04T20:31:00Z"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  <w:customXmlDelRangeStart w:id="5" w:author="Phạm Quang Thịnh" w:date="2019-07-04T20:31:00Z"/>
                                  </w:sdtContent>
                                </w:sdt>
                                <w:customXmlDelRangeEnd w:id="5"/>
                                <w:p w14:paraId="7042C945" w14:textId="228B013D" w:rsidR="00BC3702" w:rsidRDefault="00EF2D8B">
                                  <w:pPr>
                                    <w:pStyle w:val="NoSpacing"/>
                                    <w:jc w:val="right"/>
                                    <w:rPr>
                                      <w:ins w:id="6" w:author="Phạm Quang Thịnh" w:date="2019-07-04T20:31:00Z"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</w:pPr>
                                  <w:customXmlDelRangeStart w:id="7" w:author="Phạm Quang Thịnh" w:date="2019-07-04T20:31:00Z"/>
                                  <w:sdt>
                                    <w:sdtP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alias w:val="Email"/>
                                      <w:tag w:val="Email"/>
                                      <w:id w:val="1122114450"/>
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customXmlDelRangeEnd w:id="7"/>
                                      <w:customXmlDelRangeStart w:id="8" w:author="Phạm Quang Thịnh" w:date="2019-07-04T20:31:00Z"/>
                                    </w:sdtContent>
                                  </w:sdt>
                                  <w:customXmlDelRangeEnd w:id="8"/>
                                  <w:ins w:id="9" w:author="Phạm Quang Thịnh" w:date="2019-07-04T20:31:00Z">
                                    <w:r w:rsidR="00BC3702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Trường Đại học Công nghệ Thông tin</w:t>
                                    </w:r>
                                  </w:ins>
                                </w:p>
                                <w:p w14:paraId="49BB5741" w14:textId="23D0438A" w:rsidR="00BC3702" w:rsidRDefault="00BC3702">
                                  <w:pPr>
                                    <w:pStyle w:val="NoSpacing"/>
                                    <w:jc w:val="right"/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</w:pPr>
                                  <w:ins w:id="10" w:author="Phạm Quang Thịnh" w:date="2019-07-04T20:32:00Z"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SE10</w:t>
                                    </w:r>
                                  </w:ins>
                                  <w:ins w:id="11" w:author="Git Gud" w:date="2019-12-15T14:14:00Z"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0</w:t>
                                    </w:r>
                                  </w:ins>
                                  <w:ins w:id="12" w:author="Phạm Quang Thịnh" w:date="2019-07-04T20:32:00Z">
                                    <w:del w:id="13" w:author="Git Gud" w:date="2019-12-15T14:14:00Z">
                                      <w:r w:rsidDel="00C1383C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delText>4</w:delText>
                                      </w:r>
                                    </w:del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</w:ins>
                                  <w:ins w:id="14" w:author="Git Gud" w:date="2019-12-15T14:14:00Z"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K11</w:t>
                                    </w:r>
                                  </w:ins>
                                  <w:ins w:id="15" w:author="Phạm Quang Thịnh" w:date="2019-07-04T20:32:00Z">
                                    <w:del w:id="16" w:author="Git Gud" w:date="2019-12-15T14:14:00Z">
                                      <w:r w:rsidDel="00C1383C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delText>J22</w:delText>
                                      </w:r>
                                    </w:del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.PMCL</w:t>
                                    </w:r>
                                  </w:ins>
                                </w:p>
                              </w:txbxContent>
                            </wps:txbx>
  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94100</wp14:pctWidth>
                      </wp14:sizeRelH>
                      <wp14:sizeRelV relativeFrom="page">
                        <wp14:pctHeight>9200</wp14:pctHeight>
                      </wp14:sizeRelV>
                    </wp:anchor>
                  </w:drawing>
                </mc:Choice>
                <mc:Fallback>
                  <w:pict>
                    <v:shapetype w14:anchorId="098C612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2" o:spid="_x0000_s1026" type="#_x0000_t202" style="position:absolute;margin-left:0;margin-top:0;width:8in;height:1in;z-index:25166745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  <v:textbox inset="126pt,0,54pt,0">
                        <w:txbxContent>
                          <w:customXmlDelRangeStart w:id="17" w:author="Phạm Quang Thịnh" w:date="2019-07-04T20:31:00Z"/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-177393742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customXmlDelRangeEnd w:id="17"/>
                              <w:p w14:paraId="74E780BD" w14:textId="385FF973" w:rsidR="00BC3702" w:rsidDel="00120C5A" w:rsidRDefault="00BC3702">
                                <w:pPr>
                                  <w:pStyle w:val="NoSpacing"/>
                                  <w:jc w:val="right"/>
                                  <w:rPr>
                                    <w:del w:id="18" w:author="Phạm Quang Thịnh" w:date="2019-07-04T20:31:00Z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customXmlDelRangeStart w:id="19" w:author="Phạm Quang Thịnh" w:date="2019-07-04T20:31:00Z"/>
                            </w:sdtContent>
                          </w:sdt>
                          <w:customXmlDelRangeEnd w:id="19"/>
                          <w:p w14:paraId="7042C945" w14:textId="228B013D" w:rsidR="00BC3702" w:rsidRDefault="00BC3702">
                            <w:pPr>
                              <w:pStyle w:val="NoSpacing"/>
                              <w:jc w:val="right"/>
                              <w:rPr>
                                <w:ins w:id="20" w:author="Phạm Quang Thịnh" w:date="2019-07-04T20:31:00Z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customXmlDelRangeStart w:id="21" w:author="Phạm Quang Thịnh" w:date="2019-07-04T20:31:00Z"/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Email"/>
                                <w:tag w:val="Email"/>
                                <w:id w:val="1122114450"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customXmlDelRangeEnd w:id="21"/>
                                <w:customXmlDelRangeStart w:id="22" w:author="Phạm Quang Thịnh" w:date="2019-07-04T20:31:00Z"/>
                              </w:sdtContent>
                            </w:sdt>
                            <w:customXmlDelRangeEnd w:id="22"/>
                            <w:ins w:id="23" w:author="Phạm Quang Thịnh" w:date="2019-07-04T20:31:00Z"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Trường Đại học Công nghệ Thông tin</w:t>
                              </w:r>
                            </w:ins>
                          </w:p>
                          <w:p w14:paraId="49BB5741" w14:textId="23D0438A" w:rsidR="00BC3702" w:rsidRDefault="00BC3702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ins w:id="24" w:author="Phạm Quang Thịnh" w:date="2019-07-04T20:32:00Z"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SE10</w:t>
                              </w:r>
                            </w:ins>
                            <w:ins w:id="25" w:author="Git Gud" w:date="2019-12-15T14:14:00Z"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0</w:t>
                              </w:r>
                            </w:ins>
                            <w:ins w:id="26" w:author="Phạm Quang Thịnh" w:date="2019-07-04T20:32:00Z">
                              <w:del w:id="27" w:author="Git Gud" w:date="2019-12-15T14:14:00Z">
                                <w:r w:rsidDel="00C1383C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delText>4</w:delText>
                                </w:r>
                              </w:del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.</w:t>
                              </w:r>
                            </w:ins>
                            <w:ins w:id="28" w:author="Git Gud" w:date="2019-12-15T14:14:00Z"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K11</w:t>
                              </w:r>
                            </w:ins>
                            <w:ins w:id="29" w:author="Phạm Quang Thịnh" w:date="2019-07-04T20:32:00Z">
                              <w:del w:id="30" w:author="Git Gud" w:date="2019-12-15T14:14:00Z">
                                <w:r w:rsidDel="00C1383C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delText>J22</w:delText>
                                </w:r>
                              </w:del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.PMCL</w:t>
                              </w:r>
                            </w:ins>
                          </w:p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  <w:r w:rsidRPr="00D06CD8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932F7F2" wp14:editId="435ED6A8">
                      <wp:simplePos x="0" y="0"/>
                      <wp:positionH relativeFrom="page">
                        <wp:align>center</wp:align>
                      </wp:positionH>
                      <mc:AlternateContent>
                        <mc:Choice Requires="wp14">
                          <wp:positionV relativeFrom="page">
                            <wp14:pctPosVOffset>70000</wp14:pctPosVOffset>
                          </wp:positionV>
                        </mc:Choice>
                        <mc:Fallback>
                          <wp:positionV relativeFrom="page">
                            <wp:posOffset>7040880</wp:posOffset>
                          </wp:positionV>
                        </mc:Fallback>
                      </mc:AlternateContent>
                      <wp:extent cx="7315200" cy="1009650"/>
                      <wp:effectExtent l="0" t="0" r="0" b="0"/>
                      <wp:wrapSquare wrapText="bothSides"/>
                      <wp:docPr id="153" name="Text Box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15200" cy="1009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AA3355" w14:textId="041CEAD1" w:rsidR="00BC3702" w:rsidRPr="00A35E6C" w:rsidRDefault="00BC3702">
                                  <w:pPr>
                                    <w:pStyle w:val="NoSpacing"/>
                                    <w:jc w:val="right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</w:pPr>
                                  <w:del w:id="17" w:author="Phạm Quang Thịnh" w:date="2019-07-04T20:30:00Z">
                                    <w:r w:rsidRPr="00A35E6C" w:rsidDel="00120C5A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delText>Abstract</w:delText>
                                    </w:r>
                                  </w:del>
                                  <w:ins w:id="18" w:author="Phạm Quang Thịnh" w:date="2019-07-04T20:30:00Z">
                                    <w:r w:rsidRPr="00A35E6C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Nhóm</w:t>
                                    </w:r>
                                    <w:del w:id="19" w:author="Git Gud" w:date="2019-12-15T14:13:00Z">
                                      <w:r w:rsidRPr="00A35E6C" w:rsidDel="00291D6D"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delText xml:space="preserve"> FA</w:delText>
                                      </w:r>
                                    </w:del>
                                  </w:ins>
                                </w:p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Abstract"/>
                                    <w:tag w:val=""/>
                                    <w:id w:val="194426545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p w14:paraId="2C8031BA" w14:textId="7387D548" w:rsidR="00BC3702" w:rsidRPr="00A35E6C" w:rsidRDefault="00BC370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del w:id="20" w:author="Git Gud" w:date="2019-12-15T14:13:00Z">
                                        <w:r w:rsidRPr="00A35E6C" w:rsidDel="00291D6D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</w:rPr>
                                          <w:delText>Hứa Văn Tuấn Anh</w:delText>
                                        </w:r>
                                        <w:r w:rsidRPr="00A35E6C" w:rsidDel="00291D6D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</w:rPr>
                                          <w:br/>
                                          <w:delText>Phạm Quang Thịnh</w:delText>
                                        </w:r>
                                        <w:r w:rsidDel="00291D6D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</w:rPr>
                                          <w:br/>
                                        </w:r>
                                        <w:r w:rsidRPr="00A35E6C" w:rsidDel="00291D6D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</w:rPr>
                                          <w:br/>
                                          <w:delText>Nguyễn Việt Mỹ</w:delText>
                                        </w:r>
                                      </w:del>
                                      <w:ins w:id="21" w:author="Git Gud" w:date="2019-12-15T14:13:00Z">
                                        <w:r w:rsidRPr="00A35E6C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</w:rPr>
                                          <w:t>Hứa Văn Tuấn Anh</w:t>
                                        </w:r>
                                        <w:r w:rsidRPr="00A35E6C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</w:rPr>
                                          <w:br/>
                                          <w:t>Phạm Quang Thịnh</w:t>
                                        </w:r>
                                        <w:r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</w:rPr>
                                          <w:br/>
                                          <w:t>Phan Việt Đức</w:t>
                                        </w:r>
                                        <w:r w:rsidRPr="00A35E6C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</w:rPr>
                                          <w:br/>
                                          <w:t>Nguyễn Việt Mỹ</w:t>
                                        </w:r>
                                      </w:ins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94100</wp14:pctWidth>
                      </wp14:sizeRelH>
                      <wp14:sizeRelV relativeFrom="page">
                        <wp14:pctHeight>10000</wp14:pctHeight>
                      </wp14:sizeRelV>
                    </wp:anchor>
                  </w:drawing>
                </mc:Choice>
                <mc:Fallback>
                  <w:pict>
                    <v:shape w14:anchorId="4932F7F2" id="Text Box 153" o:spid="_x0000_s1027" type="#_x0000_t202" style="position:absolute;margin-left:0;margin-top:0;width:8in;height:79.5pt;z-index:25166848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  <v:textbox style="mso-fit-shape-to-text:t" inset="126pt,0,54pt,0">
                        <w:txbxContent>
                          <w:p w14:paraId="50AA3355" w14:textId="041CEAD1" w:rsidR="00BC3702" w:rsidRPr="00A35E6C" w:rsidRDefault="00BC3702">
                            <w:pPr>
                              <w:pStyle w:val="NoSpacing"/>
                              <w:jc w:val="right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del w:id="36" w:author="Phạm Quang Thịnh" w:date="2019-07-04T20:30:00Z">
                              <w:r w:rsidRPr="00A35E6C" w:rsidDel="00120C5A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delText>Abstract</w:delText>
                              </w:r>
                            </w:del>
                            <w:ins w:id="37" w:author="Phạm Quang Thịnh" w:date="2019-07-04T20:30:00Z">
                              <w:r w:rsidRPr="00A35E6C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Nhóm</w:t>
                              </w:r>
                              <w:del w:id="38" w:author="Git Gud" w:date="2019-12-15T14:13:00Z">
                                <w:r w:rsidRPr="00A35E6C" w:rsidDel="00291D6D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delText xml:space="preserve"> FA</w:delText>
                                </w:r>
                              </w:del>
                            </w:ins>
                          </w:p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bstract"/>
                              <w:tag w:val=""/>
                              <w:id w:val="194426545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p w14:paraId="2C8031BA" w14:textId="7387D548" w:rsidR="00BC3702" w:rsidRPr="00A35E6C" w:rsidRDefault="00BC370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del w:id="39" w:author="Git Gud" w:date="2019-12-15T14:13:00Z">
                                  <w:r w:rsidRPr="00A35E6C" w:rsidDel="00291D6D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delText>Hứa Văn Tuấn Anh</w:delText>
                                  </w:r>
                                  <w:r w:rsidRPr="00A35E6C" w:rsidDel="00291D6D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br/>
                                    <w:delText>Phạm Quang Thịnh</w:delText>
                                  </w:r>
                                  <w:r w:rsidDel="00291D6D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A35E6C" w:rsidDel="00291D6D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br/>
                                    <w:delText>Nguyễn Việt Mỹ</w:delText>
                                  </w:r>
                                </w:del>
                                <w:ins w:id="40" w:author="Git Gud" w:date="2019-12-15T14:13:00Z">
                                  <w:r w:rsidRPr="00A35E6C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t>Hứa Văn Tuấn Anh</w:t>
                                  </w:r>
                                  <w:r w:rsidRPr="00A35E6C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br/>
                                    <w:t>Phạm Quang Thịnh</w:t>
                                  </w:r>
                                  <w: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br/>
                                    <w:t>Phan Việt Đức</w:t>
                                  </w:r>
                                  <w:r w:rsidRPr="00A35E6C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br/>
                                    <w:t>Nguyễn Việt Mỹ</w:t>
                                  </w:r>
                                </w:ins>
                              </w:p>
                            </w:sdtContent>
                          </w:sdt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  <w:r w:rsidRPr="00D06CD8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85DB968" wp14:editId="2E9EA479">
                      <wp:simplePos x="0" y="0"/>
                      <wp:positionH relativeFrom="page">
                        <wp:align>center</wp:align>
                      </wp:positionH>
                      <mc:AlternateContent>
                        <mc:Choice Requires="wp14">
                          <wp:positionV relativeFrom="page">
                            <wp14:pctPosVOffset>30000</wp14:pctPosVOffset>
                          </wp:positionV>
                        </mc:Choice>
                        <mc:Fallback>
                          <wp:positionV relativeFrom="page">
                            <wp:posOffset>3017520</wp:posOffset>
                          </wp:positionV>
                        </mc:Fallback>
                      </mc:AlternateContent>
                      <wp:extent cx="7315200" cy="3638550"/>
                      <wp:effectExtent l="0" t="0" r="0" b="6350"/>
                      <wp:wrapSquare wrapText="bothSides"/>
                      <wp:docPr id="154" name="Text Box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15200" cy="3638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152B27" w14:textId="187C1A42" w:rsidR="00BC3702" w:rsidRDefault="00EF2D8B">
                                  <w:pPr>
                                    <w:jc w:val="right"/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alias w:val="Title"/>
                                      <w:tag w:val=""/>
                                      <w:id w:val="-138342914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EndPr>
                                      <w:rPr>
                                        <w:caps w:val="0"/>
                                      </w:rPr>
                                    </w:sdtEndPr>
                                    <w:sdtContent>
                                      <w:ins w:id="22" w:author="Phạm Quang Thịnh" w:date="2019-07-04T20:30:00Z">
                                        <w:r w:rsidR="00BC3702">
                                          <w:rPr>
                                            <w:caps/>
                                            <w:color w:val="5B9BD5" w:themeColor="accent1"/>
                                            <w:sz w:val="64"/>
                                            <w:szCs w:val="64"/>
                                          </w:rPr>
                                          <w:t xml:space="preserve">Quản lý </w:t>
                                        </w:r>
                                        <w:del w:id="23" w:author="Git Gud" w:date="2019-12-15T14:13:00Z">
                                          <w:r w:rsidR="00BC3702" w:rsidDel="00291D6D">
                                            <w:rPr>
                                              <w:caps/>
                                              <w:color w:val="5B9BD5" w:themeColor="accent1"/>
                                              <w:sz w:val="64"/>
                                              <w:szCs w:val="64"/>
                                            </w:rPr>
                                            <w:delText>đại lý</w:delText>
                                          </w:r>
                                        </w:del>
                                      </w:ins>
                                      <w:ins w:id="24" w:author="Git Gud" w:date="2019-12-15T14:13:00Z">
                                        <w:r w:rsidR="00BC3702">
                                          <w:rPr>
                                            <w:caps/>
                                            <w:color w:val="5B9BD5" w:themeColor="accent1"/>
                                            <w:sz w:val="64"/>
                                            <w:szCs w:val="64"/>
                                          </w:rPr>
                                          <w:t>Nhà hàng</w:t>
                                        </w:r>
                                      </w:ins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40935783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B253655" w14:textId="2350E1E0" w:rsidR="00BC3702" w:rsidRDefault="00BC3702">
                                      <w:pPr>
                                        <w:jc w:val="right"/>
                                        <w:rPr>
                                          <w:smallCaps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</w:pPr>
                                      <w:ins w:id="25" w:author="Phạm Quang Thịnh" w:date="2019-07-04T20:30:00Z">
                                        <w:r>
                                          <w:rPr>
                                            <w:color w:val="404040" w:themeColor="text1" w:themeTint="BF"/>
                                            <w:sz w:val="36"/>
                                            <w:szCs w:val="36"/>
                                          </w:rPr>
                                          <w:t>Báo cáo đồ án cuối kì</w:t>
                                        </w:r>
                                      </w:ins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94100</wp14:pctWidth>
                      </wp14:sizeRelH>
                      <wp14:sizeRelV relativeFrom="page">
                        <wp14:pctHeight>36300</wp14:pctHeight>
                      </wp14:sizeRelV>
                    </wp:anchor>
                  </w:drawing>
                </mc:Choice>
                <mc:Fallback>
                  <w:pict>
                    <v:shape w14:anchorId="285DB968" id="Text Box 154" o:spid="_x0000_s1028" type="#_x0000_t202" style="position:absolute;margin-left:0;margin-top:0;width:8in;height:286.5pt;z-index:25166643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  <v:textbox inset="126pt,0,54pt,0">
                        <w:txbxContent>
                          <w:p w14:paraId="24152B27" w14:textId="187C1A42" w:rsidR="00BC3702" w:rsidRDefault="00BC3702">
                            <w:pPr>
                              <w:jc w:val="right"/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-138342914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ins w:id="45" w:author="Phạm Quang Thịnh" w:date="2019-07-04T20:30:00Z">
                                  <w: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t xml:space="preserve">Quản lý </w:t>
                                  </w:r>
                                  <w:del w:id="46" w:author="Git Gud" w:date="2019-12-15T14:13:00Z">
                                    <w:r w:rsidDel="00291D6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delText>đại lý</w:delText>
                                    </w:r>
                                  </w:del>
                                </w:ins>
                                <w:ins w:id="47" w:author="Git Gud" w:date="2019-12-15T14:13:00Z">
                                  <w: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t>Nhà hàng</w:t>
                                  </w:r>
                                </w:ins>
                              </w:sdtContent>
                            </w:sdt>
                          </w:p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40935783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B253655" w14:textId="2350E1E0" w:rsidR="00BC3702" w:rsidRDefault="00BC3702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ins w:id="48" w:author="Phạm Quang Thịnh" w:date="2019-07-04T20:30:00Z">
                                  <w: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t>Báo cáo đồ án cuối kì</w:t>
                                  </w:r>
                                </w:ins>
                              </w:p>
                            </w:sdtContent>
                          </w:sdt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</w:ins>
        </w:p>
        <w:p w14:paraId="515C4BCA" w14:textId="3D1E7EFA" w:rsidR="00411DBF" w:rsidRPr="00D06CD8" w:rsidDel="00411DBF" w:rsidRDefault="00E004AF" w:rsidP="00411DBF">
          <w:pPr>
            <w:rPr>
              <w:del w:id="26" w:author="Phạm Quang Thịnh" w:date="2019-07-04T20:34:00Z"/>
              <w:sz w:val="44"/>
            </w:rPr>
          </w:pPr>
          <w:bookmarkStart w:id="27" w:name="_Toc13165815"/>
          <w:bookmarkStart w:id="28" w:name="_Toc13165955"/>
          <w:ins w:id="29" w:author="Phạm Quang Thịnh" w:date="2019-07-04T20:33:00Z">
            <w:r w:rsidRPr="00D06CD8">
              <w:rPr>
                <w:noProof/>
                <w:sz w:val="36"/>
              </w:rPr>
              <w:drawing>
                <wp:anchor distT="0" distB="0" distL="114300" distR="114300" simplePos="0" relativeHeight="251670528" behindDoc="0" locked="0" layoutInCell="1" allowOverlap="1" wp14:anchorId="597EEC47" wp14:editId="6070EF89">
                  <wp:simplePos x="0" y="0"/>
                  <wp:positionH relativeFrom="margin">
                    <wp:posOffset>1552575</wp:posOffset>
                  </wp:positionH>
                  <wp:positionV relativeFrom="paragraph">
                    <wp:posOffset>638175</wp:posOffset>
                  </wp:positionV>
                  <wp:extent cx="2884763" cy="3447539"/>
                  <wp:effectExtent l="0" t="0" r="0" b="635"/>
                  <wp:wrapNone/>
                  <wp:docPr id="11" name="Picture 11" descr="https://www.uit.edu.vn/sites/vi/files/images/Logos/Logo_UIT_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uit.edu.vn/sites/vi/files/images/Logos/Logo_UIT_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763" cy="3447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ins>
          <w:ins w:id="30" w:author="Phạm Quang Thịnh" w:date="2019-07-04T20:29:00Z">
            <w:r w:rsidR="00120C5A" w:rsidRPr="00D06CD8">
              <w:rPr>
                <w:sz w:val="44"/>
              </w:rPr>
              <w:br w:type="page"/>
            </w:r>
          </w:ins>
        </w:p>
        <w:customXmlInsRangeStart w:id="31" w:author="Phạm Quang Thịnh" w:date="2019-07-04T20:29:00Z"/>
      </w:sdtContent>
    </w:sdt>
    <w:customXmlInsRangeEnd w:id="31"/>
    <w:bookmarkEnd w:id="28" w:displacedByCustomXml="prev"/>
    <w:bookmarkEnd w:id="27" w:displacedByCustomXml="prev"/>
    <w:p w14:paraId="3E9EC05B" w14:textId="5CD46903" w:rsidR="00C65BB0" w:rsidRPr="00D06CD8" w:rsidDel="00411DBF" w:rsidRDefault="007E56BA" w:rsidP="00A35E6C">
      <w:pPr>
        <w:rPr>
          <w:del w:id="32" w:author="Phạm Quang Thịnh" w:date="2019-07-04T20:34:00Z"/>
          <w:sz w:val="44"/>
        </w:rPr>
      </w:pPr>
      <w:del w:id="33" w:author="Phạm Quang Thịnh" w:date="2019-07-04T20:34:00Z">
        <w:r w:rsidRPr="00D06CD8" w:rsidDel="00411DBF">
          <w:rPr>
            <w:sz w:val="44"/>
          </w:rPr>
          <w:lastRenderedPageBreak/>
          <w:delText>Đồ án cuối kỳ</w:delText>
        </w:r>
      </w:del>
    </w:p>
    <w:p w14:paraId="21B65BD1" w14:textId="639B5576" w:rsidR="00120C5A" w:rsidRPr="00D06CD8" w:rsidDel="00411DBF" w:rsidRDefault="007E56BA" w:rsidP="00A35E6C">
      <w:pPr>
        <w:rPr>
          <w:del w:id="34" w:author="Phạm Quang Thịnh" w:date="2019-07-04T20:34:00Z"/>
          <w:sz w:val="44"/>
        </w:rPr>
      </w:pPr>
      <w:del w:id="35" w:author="Phạm Quang Thịnh" w:date="2019-06-04T13:12:00Z">
        <w:r w:rsidRPr="00D06CD8" w:rsidDel="00251B50">
          <w:rPr>
            <w:sz w:val="44"/>
          </w:rPr>
          <w:delText>[Tên Đồ án]</w:delText>
        </w:r>
      </w:del>
    </w:p>
    <w:p w14:paraId="08ED6E8A" w14:textId="115D7064" w:rsidR="005F3BAC" w:rsidRPr="00D06CD8" w:rsidRDefault="008854BF" w:rsidP="00411DBF">
      <w:pPr>
        <w:pStyle w:val="Heading1"/>
        <w:rPr>
          <w:ins w:id="36" w:author="Hoan Ng" w:date="2017-03-20T22:18:00Z"/>
          <w:b/>
          <w:sz w:val="36"/>
        </w:rPr>
      </w:pPr>
      <w:bookmarkStart w:id="37" w:name="_Toc13165956"/>
      <w:ins w:id="38" w:author="Hoan Ng" w:date="2017-03-20T21:30:00Z">
        <w:r w:rsidRPr="00D06CD8">
          <w:rPr>
            <w:b/>
            <w:sz w:val="36"/>
          </w:rPr>
          <w:t>Phân công công việc &amp; tiến độ</w:t>
        </w:r>
      </w:ins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39" w:author="Phạm Quang Thịnh" w:date="2019-07-05T19:51:00Z">
          <w:tblPr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26"/>
        <w:gridCol w:w="44"/>
        <w:gridCol w:w="4218"/>
        <w:gridCol w:w="360"/>
        <w:gridCol w:w="701"/>
        <w:gridCol w:w="399"/>
        <w:gridCol w:w="868"/>
        <w:gridCol w:w="18"/>
        <w:gridCol w:w="1029"/>
        <w:gridCol w:w="12"/>
        <w:gridCol w:w="775"/>
        <w:tblGridChange w:id="40">
          <w:tblGrid>
            <w:gridCol w:w="5"/>
            <w:gridCol w:w="926"/>
            <w:gridCol w:w="44"/>
            <w:gridCol w:w="10"/>
            <w:gridCol w:w="4208"/>
            <w:gridCol w:w="360"/>
            <w:gridCol w:w="134"/>
            <w:gridCol w:w="567"/>
            <w:gridCol w:w="399"/>
            <w:gridCol w:w="61"/>
            <w:gridCol w:w="807"/>
            <w:gridCol w:w="18"/>
            <w:gridCol w:w="43"/>
            <w:gridCol w:w="978"/>
            <w:gridCol w:w="8"/>
            <w:gridCol w:w="12"/>
            <w:gridCol w:w="770"/>
            <w:gridCol w:w="5"/>
          </w:tblGrid>
        </w:tblGridChange>
      </w:tblGrid>
      <w:tr w:rsidR="005F3BAC" w:rsidRPr="00D06CD8" w14:paraId="33F95CA8" w14:textId="77777777" w:rsidTr="00123FAF">
        <w:trPr>
          <w:trHeight w:val="647"/>
          <w:ins w:id="41" w:author="Hoan Ng" w:date="2017-03-20T22:18:00Z"/>
          <w:trPrChange w:id="42" w:author="Phạm Quang Thịnh" w:date="2019-07-05T19:51:00Z">
            <w:trPr>
              <w:gridAfter w:val="0"/>
              <w:trHeight w:val="647"/>
            </w:trPr>
          </w:trPrChange>
        </w:trPr>
        <w:tc>
          <w:tcPr>
            <w:tcW w:w="985" w:type="dxa"/>
            <w:gridSpan w:val="2"/>
            <w:hideMark/>
            <w:tcPrChange w:id="43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17B66A32" w14:textId="77777777" w:rsidR="005F3BAC" w:rsidRPr="00D06CD8" w:rsidRDefault="005F3BAC" w:rsidP="005F3BAC">
            <w:pPr>
              <w:rPr>
                <w:ins w:id="44" w:author="Hoan Ng" w:date="2017-03-20T22:18:00Z"/>
                <w:b/>
                <w:sz w:val="24"/>
              </w:rPr>
            </w:pPr>
            <w:ins w:id="45" w:author="Hoan Ng" w:date="2017-03-20T22:18:00Z">
              <w:r w:rsidRPr="00D06CD8">
                <w:rPr>
                  <w:b/>
                  <w:sz w:val="24"/>
                </w:rPr>
                <w:t>No.</w:t>
              </w:r>
            </w:ins>
          </w:p>
        </w:tc>
        <w:tc>
          <w:tcPr>
            <w:tcW w:w="4702" w:type="dxa"/>
            <w:gridSpan w:val="2"/>
            <w:hideMark/>
            <w:tcPrChange w:id="46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4C14AD45" w14:textId="77777777" w:rsidR="005F3BAC" w:rsidRPr="00D06CD8" w:rsidRDefault="005F3BAC" w:rsidP="005F3BAC">
            <w:pPr>
              <w:rPr>
                <w:ins w:id="47" w:author="Hoan Ng" w:date="2017-03-20T22:18:00Z"/>
                <w:b/>
                <w:sz w:val="24"/>
              </w:rPr>
            </w:pPr>
            <w:ins w:id="48" w:author="Hoan Ng" w:date="2017-03-20T22:18:00Z">
              <w:r w:rsidRPr="00D06CD8">
                <w:rPr>
                  <w:b/>
                  <w:sz w:val="24"/>
                </w:rPr>
                <w:t>Công việc</w:t>
              </w:r>
            </w:ins>
          </w:p>
        </w:tc>
        <w:tc>
          <w:tcPr>
            <w:tcW w:w="1027" w:type="dxa"/>
            <w:gridSpan w:val="2"/>
            <w:hideMark/>
            <w:tcPrChange w:id="49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5048173E" w14:textId="77777777" w:rsidR="005F3BAC" w:rsidRPr="00D06CD8" w:rsidRDefault="005F3BAC" w:rsidP="005F3BAC">
            <w:pPr>
              <w:rPr>
                <w:ins w:id="50" w:author="Hoan Ng" w:date="2017-03-20T22:18:00Z"/>
                <w:b/>
                <w:sz w:val="24"/>
              </w:rPr>
            </w:pPr>
            <w:ins w:id="51" w:author="Hoan Ng" w:date="2017-03-20T22:18:00Z">
              <w:del w:id="52" w:author="Phạm Quang Thịnh" w:date="2019-07-04T20:29:00Z">
                <w:r w:rsidRPr="00D06CD8" w:rsidDel="00120C5A">
                  <w:rPr>
                    <w:b/>
                    <w:sz w:val="24"/>
                  </w:rPr>
                  <w:delText xml:space="preserve"> </w:delText>
                </w:r>
              </w:del>
              <w:r w:rsidRPr="00D06CD8">
                <w:rPr>
                  <w:b/>
                  <w:sz w:val="24"/>
                </w:rPr>
                <w:t>Duration (days)</w:t>
              </w:r>
            </w:ins>
          </w:p>
        </w:tc>
        <w:tc>
          <w:tcPr>
            <w:tcW w:w="868" w:type="dxa"/>
            <w:hideMark/>
            <w:tcPrChange w:id="53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78B083EE" w14:textId="77777777" w:rsidR="005F3BAC" w:rsidRPr="00D06CD8" w:rsidRDefault="005F3BAC" w:rsidP="005F3BAC">
            <w:pPr>
              <w:rPr>
                <w:ins w:id="54" w:author="Hoan Ng" w:date="2017-03-20T22:18:00Z"/>
                <w:b/>
                <w:sz w:val="24"/>
              </w:rPr>
            </w:pPr>
            <w:ins w:id="55" w:author="Hoan Ng" w:date="2017-03-20T22:18:00Z">
              <w:r w:rsidRPr="00D06CD8">
                <w:rPr>
                  <w:b/>
                  <w:sz w:val="24"/>
                </w:rPr>
                <w:t>Assign To</w:t>
              </w:r>
            </w:ins>
          </w:p>
        </w:tc>
        <w:tc>
          <w:tcPr>
            <w:tcW w:w="978" w:type="dxa"/>
            <w:gridSpan w:val="2"/>
            <w:hideMark/>
            <w:tcPrChange w:id="56" w:author="Phạm Quang Thịnh" w:date="2019-07-05T19:51:00Z">
              <w:tcPr>
                <w:tcW w:w="978" w:type="dxa"/>
                <w:hideMark/>
              </w:tcPr>
            </w:tcPrChange>
          </w:tcPr>
          <w:p w14:paraId="26C23C92" w14:textId="77777777" w:rsidR="005F3BAC" w:rsidRPr="00D06CD8" w:rsidRDefault="005F3BAC" w:rsidP="005F3BAC">
            <w:pPr>
              <w:rPr>
                <w:ins w:id="57" w:author="Hoan Ng" w:date="2017-03-20T22:18:00Z"/>
                <w:b/>
                <w:sz w:val="24"/>
              </w:rPr>
            </w:pPr>
            <w:ins w:id="58" w:author="Hoan Ng" w:date="2017-03-20T22:18:00Z">
              <w:r w:rsidRPr="00D06CD8">
                <w:rPr>
                  <w:b/>
                  <w:sz w:val="24"/>
                </w:rPr>
                <w:t>% Finished</w:t>
              </w:r>
            </w:ins>
          </w:p>
        </w:tc>
        <w:tc>
          <w:tcPr>
            <w:tcW w:w="790" w:type="dxa"/>
            <w:gridSpan w:val="2"/>
            <w:hideMark/>
            <w:tcPrChange w:id="59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049A714D" w14:textId="77777777" w:rsidR="005F3BAC" w:rsidRPr="00D06CD8" w:rsidRDefault="005F3BAC" w:rsidP="005F3BAC">
            <w:pPr>
              <w:rPr>
                <w:ins w:id="60" w:author="Hoan Ng" w:date="2017-03-20T22:18:00Z"/>
                <w:b/>
                <w:sz w:val="24"/>
              </w:rPr>
            </w:pPr>
            <w:ins w:id="61" w:author="Hoan Ng" w:date="2017-03-20T22:18:00Z">
              <w:r w:rsidRPr="00D06CD8">
                <w:rPr>
                  <w:b/>
                  <w:sz w:val="24"/>
                </w:rPr>
                <w:t>Note</w:t>
              </w:r>
            </w:ins>
          </w:p>
        </w:tc>
      </w:tr>
      <w:tr w:rsidR="005F3BAC" w:rsidRPr="00D06CD8" w14:paraId="4589C4BD" w14:textId="77777777" w:rsidTr="00123FAF">
        <w:trPr>
          <w:trHeight w:val="300"/>
          <w:ins w:id="62" w:author="Hoan Ng" w:date="2017-03-20T22:18:00Z"/>
          <w:trPrChange w:id="63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64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00647007" w14:textId="711BE37B" w:rsidR="005F3BAC" w:rsidRPr="00D06CD8" w:rsidRDefault="005F3BAC">
            <w:pPr>
              <w:rPr>
                <w:ins w:id="65" w:author="Hoan Ng" w:date="2017-03-20T22:18:00Z"/>
                <w:b/>
                <w:sz w:val="24"/>
              </w:rPr>
            </w:pPr>
            <w:ins w:id="66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  <w:ins w:id="67" w:author="Hứa Văn Tuấn Anh" w:date="2019-07-05T23:04:00Z">
              <w:r w:rsidR="00795B2D" w:rsidRPr="00D06CD8">
                <w:rPr>
                  <w:b/>
                  <w:sz w:val="24"/>
                </w:rPr>
                <w:t>1</w:t>
              </w:r>
            </w:ins>
          </w:p>
        </w:tc>
        <w:tc>
          <w:tcPr>
            <w:tcW w:w="4702" w:type="dxa"/>
            <w:gridSpan w:val="2"/>
            <w:hideMark/>
            <w:tcPrChange w:id="68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282A6B9A" w14:textId="77777777" w:rsidR="005F3BAC" w:rsidRPr="00D06CD8" w:rsidRDefault="005F3BAC">
            <w:pPr>
              <w:rPr>
                <w:ins w:id="69" w:author="Hoan Ng" w:date="2017-03-20T22:18:00Z"/>
                <w:b/>
                <w:sz w:val="24"/>
              </w:rPr>
            </w:pPr>
            <w:ins w:id="70" w:author="Hoan Ng" w:date="2017-03-20T22:18:00Z">
              <w:r w:rsidRPr="00D06CD8">
                <w:rPr>
                  <w:b/>
                  <w:sz w:val="24"/>
                </w:rPr>
                <w:t>Tìm hiểu sở bộ &amp; đăng ký đồ án</w:t>
              </w:r>
            </w:ins>
          </w:p>
        </w:tc>
        <w:tc>
          <w:tcPr>
            <w:tcW w:w="1027" w:type="dxa"/>
            <w:gridSpan w:val="2"/>
            <w:hideMark/>
            <w:tcPrChange w:id="71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7E6EA91E" w14:textId="45C1D2F8" w:rsidR="005F3BAC" w:rsidRPr="00D06CD8" w:rsidRDefault="005F3BAC">
            <w:pPr>
              <w:rPr>
                <w:ins w:id="72" w:author="Hoan Ng" w:date="2017-03-20T22:18:00Z"/>
                <w:b/>
                <w:sz w:val="24"/>
              </w:rPr>
            </w:pPr>
            <w:ins w:id="73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  <w:ins w:id="74" w:author="Hứa Văn Tuấn Anh" w:date="2019-07-05T22:49:00Z">
              <w:r w:rsidR="0015558D" w:rsidRPr="00D06CD8">
                <w:rPr>
                  <w:b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75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765AD8A2" w14:textId="225EAF19" w:rsidR="005F3BAC" w:rsidRPr="00D06CD8" w:rsidRDefault="005F3BAC">
            <w:pPr>
              <w:rPr>
                <w:ins w:id="76" w:author="Hoan Ng" w:date="2017-03-20T22:18:00Z"/>
                <w:b/>
                <w:sz w:val="24"/>
              </w:rPr>
            </w:pPr>
            <w:ins w:id="77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  <w:ins w:id="78" w:author="Hứa Văn Tuấn Anh" w:date="2019-07-05T22:49:00Z">
              <w:r w:rsidR="0015558D" w:rsidRPr="00D06CD8">
                <w:rPr>
                  <w:b/>
                  <w:sz w:val="24"/>
                </w:rPr>
                <w:t>Team</w:t>
              </w:r>
            </w:ins>
          </w:p>
        </w:tc>
        <w:tc>
          <w:tcPr>
            <w:tcW w:w="978" w:type="dxa"/>
            <w:gridSpan w:val="2"/>
            <w:hideMark/>
            <w:tcPrChange w:id="79" w:author="Phạm Quang Thịnh" w:date="2019-07-05T19:51:00Z">
              <w:tcPr>
                <w:tcW w:w="978" w:type="dxa"/>
                <w:hideMark/>
              </w:tcPr>
            </w:tcPrChange>
          </w:tcPr>
          <w:p w14:paraId="1635BF0F" w14:textId="034D849B" w:rsidR="005F3BAC" w:rsidRPr="00D06CD8" w:rsidRDefault="005F3BAC">
            <w:pPr>
              <w:rPr>
                <w:ins w:id="80" w:author="Hoan Ng" w:date="2017-03-20T22:18:00Z"/>
                <w:b/>
                <w:sz w:val="24"/>
              </w:rPr>
            </w:pPr>
            <w:ins w:id="81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  <w:ins w:id="82" w:author="Hứa Văn Tuấn Anh" w:date="2019-07-05T22:49:00Z">
              <w:r w:rsidR="0015558D" w:rsidRPr="00D06CD8">
                <w:rPr>
                  <w:b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83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26EF4DD6" w14:textId="77777777" w:rsidR="005F3BAC" w:rsidRPr="00D06CD8" w:rsidRDefault="005F3BAC">
            <w:pPr>
              <w:rPr>
                <w:ins w:id="84" w:author="Hoan Ng" w:date="2017-03-20T22:18:00Z"/>
                <w:b/>
                <w:sz w:val="24"/>
              </w:rPr>
            </w:pPr>
            <w:ins w:id="85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</w:p>
        </w:tc>
      </w:tr>
      <w:tr w:rsidR="005F3BAC" w:rsidRPr="00D06CD8" w14:paraId="2643D450" w14:textId="77777777" w:rsidTr="00123FAF">
        <w:trPr>
          <w:trHeight w:val="300"/>
          <w:ins w:id="86" w:author="Hoan Ng" w:date="2017-03-20T22:18:00Z"/>
          <w:trPrChange w:id="87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88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514D50C3" w14:textId="5277D92E" w:rsidR="005F3BAC" w:rsidRPr="00D06CD8" w:rsidRDefault="005F3BAC">
            <w:pPr>
              <w:rPr>
                <w:ins w:id="89" w:author="Hoan Ng" w:date="2017-03-20T22:18:00Z"/>
                <w:b/>
                <w:sz w:val="24"/>
              </w:rPr>
            </w:pPr>
            <w:ins w:id="90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  <w:ins w:id="91" w:author="Hứa Văn Tuấn Anh" w:date="2019-07-05T23:04:00Z">
              <w:r w:rsidR="00795B2D" w:rsidRPr="00D06CD8">
                <w:rPr>
                  <w:b/>
                  <w:sz w:val="24"/>
                </w:rPr>
                <w:t>2</w:t>
              </w:r>
            </w:ins>
          </w:p>
        </w:tc>
        <w:tc>
          <w:tcPr>
            <w:tcW w:w="4702" w:type="dxa"/>
            <w:gridSpan w:val="2"/>
            <w:hideMark/>
            <w:tcPrChange w:id="92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1E203B55" w14:textId="77777777" w:rsidR="005F3BAC" w:rsidRPr="00D06CD8" w:rsidRDefault="005F3BAC">
            <w:pPr>
              <w:rPr>
                <w:ins w:id="93" w:author="Hoan Ng" w:date="2017-03-20T22:18:00Z"/>
                <w:b/>
                <w:sz w:val="24"/>
              </w:rPr>
            </w:pPr>
            <w:ins w:id="94" w:author="Hoan Ng" w:date="2017-03-20T22:18:00Z">
              <w:r w:rsidRPr="00D06CD8">
                <w:rPr>
                  <w:b/>
                  <w:sz w:val="24"/>
                </w:rPr>
                <w:t>Tìm hiểu công nghệ liên quan</w:t>
              </w:r>
            </w:ins>
          </w:p>
        </w:tc>
        <w:tc>
          <w:tcPr>
            <w:tcW w:w="1027" w:type="dxa"/>
            <w:gridSpan w:val="2"/>
            <w:hideMark/>
            <w:tcPrChange w:id="95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5590F455" w14:textId="57CA0E90" w:rsidR="005F3BAC" w:rsidRPr="00D06CD8" w:rsidRDefault="005F3BAC">
            <w:pPr>
              <w:rPr>
                <w:ins w:id="96" w:author="Hoan Ng" w:date="2017-03-20T22:18:00Z"/>
                <w:b/>
                <w:sz w:val="24"/>
              </w:rPr>
            </w:pPr>
            <w:ins w:id="97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  <w:ins w:id="98" w:author="Hứa Văn Tuấn Anh" w:date="2019-07-05T22:49:00Z">
              <w:r w:rsidR="0015558D" w:rsidRPr="00D06CD8">
                <w:rPr>
                  <w:b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99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34FA5385" w14:textId="60940D9B" w:rsidR="005F3BAC" w:rsidRPr="00D06CD8" w:rsidRDefault="005F3BAC">
            <w:pPr>
              <w:rPr>
                <w:ins w:id="100" w:author="Hoan Ng" w:date="2017-03-20T22:18:00Z"/>
                <w:b/>
                <w:sz w:val="24"/>
              </w:rPr>
            </w:pPr>
            <w:ins w:id="101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  <w:ins w:id="102" w:author="Hứa Văn Tuấn Anh" w:date="2019-07-05T22:49:00Z">
              <w:r w:rsidR="0015558D" w:rsidRPr="00D06CD8">
                <w:rPr>
                  <w:b/>
                  <w:sz w:val="24"/>
                </w:rPr>
                <w:t>Team</w:t>
              </w:r>
            </w:ins>
          </w:p>
        </w:tc>
        <w:tc>
          <w:tcPr>
            <w:tcW w:w="978" w:type="dxa"/>
            <w:gridSpan w:val="2"/>
            <w:hideMark/>
            <w:tcPrChange w:id="103" w:author="Phạm Quang Thịnh" w:date="2019-07-05T19:51:00Z">
              <w:tcPr>
                <w:tcW w:w="978" w:type="dxa"/>
                <w:hideMark/>
              </w:tcPr>
            </w:tcPrChange>
          </w:tcPr>
          <w:p w14:paraId="0262EBB6" w14:textId="22F69793" w:rsidR="005F3BAC" w:rsidRPr="00D06CD8" w:rsidRDefault="005F3BAC">
            <w:pPr>
              <w:rPr>
                <w:ins w:id="104" w:author="Hoan Ng" w:date="2017-03-20T22:18:00Z"/>
                <w:b/>
                <w:sz w:val="24"/>
              </w:rPr>
            </w:pPr>
            <w:ins w:id="105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  <w:ins w:id="106" w:author="Hứa Văn Tuấn Anh" w:date="2019-07-05T22:49:00Z">
              <w:r w:rsidR="0015558D" w:rsidRPr="00D06CD8">
                <w:rPr>
                  <w:b/>
                  <w:sz w:val="24"/>
                </w:rPr>
                <w:t>0</w:t>
              </w:r>
            </w:ins>
          </w:p>
        </w:tc>
        <w:tc>
          <w:tcPr>
            <w:tcW w:w="790" w:type="dxa"/>
            <w:gridSpan w:val="2"/>
            <w:hideMark/>
            <w:tcPrChange w:id="107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27F96927" w14:textId="77777777" w:rsidR="005F3BAC" w:rsidRPr="00D06CD8" w:rsidRDefault="005F3BAC">
            <w:pPr>
              <w:rPr>
                <w:ins w:id="108" w:author="Hoan Ng" w:date="2017-03-20T22:18:00Z"/>
                <w:b/>
                <w:sz w:val="24"/>
              </w:rPr>
            </w:pPr>
            <w:ins w:id="109" w:author="Hoan Ng" w:date="2017-03-20T22:18:00Z">
              <w:r w:rsidRPr="00D06CD8">
                <w:rPr>
                  <w:b/>
                  <w:sz w:val="24"/>
                </w:rPr>
                <w:t> </w:t>
              </w:r>
            </w:ins>
          </w:p>
        </w:tc>
      </w:tr>
      <w:tr w:rsidR="005F3BAC" w:rsidRPr="00D06CD8" w14:paraId="6CDE6BAD" w14:textId="77777777" w:rsidTr="00123FAF">
        <w:trPr>
          <w:trHeight w:val="300"/>
          <w:ins w:id="110" w:author="Hoan Ng" w:date="2017-03-20T22:18:00Z"/>
          <w:trPrChange w:id="111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350" w:type="dxa"/>
            <w:gridSpan w:val="11"/>
            <w:hideMark/>
            <w:tcPrChange w:id="112" w:author="Phạm Quang Thịnh" w:date="2019-07-05T19:51:00Z">
              <w:tcPr>
                <w:tcW w:w="9350" w:type="dxa"/>
                <w:gridSpan w:val="17"/>
                <w:hideMark/>
              </w:tcPr>
            </w:tcPrChange>
          </w:tcPr>
          <w:p w14:paraId="1334D50F" w14:textId="77777777" w:rsidR="005F3BAC" w:rsidRPr="00D06CD8" w:rsidRDefault="005F3BAC">
            <w:pPr>
              <w:rPr>
                <w:ins w:id="113" w:author="Hoan Ng" w:date="2017-03-20T22:18:00Z"/>
                <w:b/>
                <w:bCs/>
                <w:sz w:val="24"/>
              </w:rPr>
            </w:pPr>
            <w:ins w:id="114" w:author="Hoan Ng" w:date="2017-03-20T22:18:00Z">
              <w:r w:rsidRPr="00D06CD8">
                <w:rPr>
                  <w:b/>
                  <w:bCs/>
                  <w:sz w:val="24"/>
                </w:rPr>
                <w:t>I. VIẾT BÁO CÁO</w:t>
              </w:r>
            </w:ins>
          </w:p>
        </w:tc>
      </w:tr>
      <w:tr w:rsidR="005F3BAC" w:rsidRPr="00D06CD8" w14:paraId="0A629662" w14:textId="77777777" w:rsidTr="00123FAF">
        <w:trPr>
          <w:trHeight w:val="300"/>
          <w:ins w:id="115" w:author="Hoan Ng" w:date="2017-03-20T22:18:00Z"/>
          <w:trPrChange w:id="116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117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2BD5B3C6" w14:textId="00C7E5CC" w:rsidR="005F3BAC" w:rsidRPr="00D06CD8" w:rsidRDefault="005F3BAC">
            <w:pPr>
              <w:rPr>
                <w:ins w:id="118" w:author="Hoan Ng" w:date="2017-03-20T22:18:00Z"/>
                <w:b/>
                <w:bCs/>
                <w:sz w:val="24"/>
              </w:rPr>
            </w:pPr>
            <w:ins w:id="11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4702" w:type="dxa"/>
            <w:gridSpan w:val="2"/>
            <w:hideMark/>
            <w:tcPrChange w:id="120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405E8A5F" w14:textId="77777777" w:rsidR="005F3BAC" w:rsidRPr="00D06CD8" w:rsidRDefault="005F3BAC">
            <w:pPr>
              <w:rPr>
                <w:ins w:id="121" w:author="Hoan Ng" w:date="2017-03-20T22:18:00Z"/>
                <w:b/>
                <w:bCs/>
                <w:sz w:val="24"/>
              </w:rPr>
            </w:pPr>
            <w:ins w:id="122" w:author="Hoan Ng" w:date="2017-03-20T22:18:00Z">
              <w:r w:rsidRPr="00D06CD8">
                <w:rPr>
                  <w:b/>
                  <w:bCs/>
                  <w:sz w:val="24"/>
                </w:rPr>
                <w:t>Chướng 1 – Hiện trạng</w:t>
              </w:r>
            </w:ins>
          </w:p>
        </w:tc>
        <w:tc>
          <w:tcPr>
            <w:tcW w:w="1027" w:type="dxa"/>
            <w:gridSpan w:val="2"/>
            <w:hideMark/>
            <w:tcPrChange w:id="123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05EF3761" w14:textId="18F0192F" w:rsidR="005F3BAC" w:rsidRPr="00D06CD8" w:rsidRDefault="005F3BAC">
            <w:pPr>
              <w:rPr>
                <w:ins w:id="124" w:author="Hoan Ng" w:date="2017-03-20T22:18:00Z"/>
                <w:b/>
                <w:bCs/>
                <w:sz w:val="24"/>
              </w:rPr>
            </w:pPr>
            <w:ins w:id="125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126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452C480C" w14:textId="77777777" w:rsidR="005F3BAC" w:rsidRPr="00D06CD8" w:rsidRDefault="005F3BAC">
            <w:pPr>
              <w:rPr>
                <w:ins w:id="127" w:author="Hoan Ng" w:date="2017-03-20T22:18:00Z"/>
                <w:b/>
                <w:bCs/>
                <w:sz w:val="24"/>
              </w:rPr>
            </w:pPr>
            <w:ins w:id="12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129" w:author="Phạm Quang Thịnh" w:date="2019-07-05T19:51:00Z">
              <w:tcPr>
                <w:tcW w:w="978" w:type="dxa"/>
                <w:hideMark/>
              </w:tcPr>
            </w:tcPrChange>
          </w:tcPr>
          <w:p w14:paraId="4ED4DCF5" w14:textId="77777777" w:rsidR="005F3BAC" w:rsidRPr="00D06CD8" w:rsidRDefault="005F3BAC">
            <w:pPr>
              <w:rPr>
                <w:ins w:id="130" w:author="Hoan Ng" w:date="2017-03-20T22:18:00Z"/>
                <w:b/>
                <w:bCs/>
                <w:sz w:val="24"/>
              </w:rPr>
            </w:pPr>
            <w:ins w:id="13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790" w:type="dxa"/>
            <w:gridSpan w:val="2"/>
            <w:hideMark/>
            <w:tcPrChange w:id="132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572D92B9" w14:textId="77777777" w:rsidR="005F3BAC" w:rsidRPr="00D06CD8" w:rsidRDefault="005F3BAC">
            <w:pPr>
              <w:rPr>
                <w:ins w:id="133" w:author="Hoan Ng" w:date="2017-03-20T22:18:00Z"/>
                <w:b/>
                <w:bCs/>
                <w:sz w:val="24"/>
              </w:rPr>
            </w:pPr>
            <w:ins w:id="134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5ED53D5F" w14:textId="77777777" w:rsidTr="00123FAF">
        <w:trPr>
          <w:trHeight w:val="300"/>
          <w:ins w:id="135" w:author="Hoan Ng" w:date="2017-03-20T22:18:00Z"/>
          <w:trPrChange w:id="136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137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032FD28C" w14:textId="75C0255D" w:rsidR="005F3BAC" w:rsidRPr="00D06CD8" w:rsidRDefault="005F3BAC">
            <w:pPr>
              <w:rPr>
                <w:ins w:id="138" w:author="Hoan Ng" w:date="2017-03-20T22:18:00Z"/>
                <w:b/>
                <w:bCs/>
                <w:sz w:val="24"/>
              </w:rPr>
            </w:pPr>
            <w:ins w:id="13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140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4702" w:type="dxa"/>
            <w:gridSpan w:val="2"/>
            <w:hideMark/>
            <w:tcPrChange w:id="141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5CACE706" w14:textId="77777777" w:rsidR="005F3BAC" w:rsidRPr="00D06CD8" w:rsidRDefault="005F3BAC" w:rsidP="005F3BAC">
            <w:pPr>
              <w:rPr>
                <w:ins w:id="142" w:author="Hoan Ng" w:date="2017-03-20T22:18:00Z"/>
                <w:b/>
                <w:bCs/>
                <w:sz w:val="24"/>
              </w:rPr>
            </w:pPr>
            <w:ins w:id="143" w:author="Hoan Ng" w:date="2017-03-20T22:18:00Z">
              <w:r w:rsidRPr="00D06CD8">
                <w:rPr>
                  <w:b/>
                  <w:bCs/>
                  <w:sz w:val="24"/>
                </w:rPr>
                <w:t>1.1. Hiện trạng tổ chức</w:t>
              </w:r>
            </w:ins>
          </w:p>
        </w:tc>
        <w:tc>
          <w:tcPr>
            <w:tcW w:w="1027" w:type="dxa"/>
            <w:gridSpan w:val="2"/>
            <w:hideMark/>
            <w:tcPrChange w:id="144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7027CACA" w14:textId="74CDB9C7" w:rsidR="005F3BAC" w:rsidRPr="00D06CD8" w:rsidRDefault="005F3BAC">
            <w:pPr>
              <w:rPr>
                <w:ins w:id="145" w:author="Hoan Ng" w:date="2017-03-20T22:18:00Z"/>
                <w:b/>
                <w:bCs/>
                <w:sz w:val="24"/>
              </w:rPr>
            </w:pPr>
            <w:ins w:id="146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147" w:author="Hứa Văn Tuấn Anh" w:date="2019-07-05T22:49:00Z">
              <w:r w:rsidR="0015558D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148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419B90A8" w14:textId="51E75C95" w:rsidR="005F3BAC" w:rsidRPr="00D06CD8" w:rsidRDefault="005F3BAC">
            <w:pPr>
              <w:rPr>
                <w:ins w:id="149" w:author="Hoan Ng" w:date="2017-03-20T22:18:00Z"/>
                <w:b/>
                <w:bCs/>
                <w:sz w:val="24"/>
                <w:lang w:val="vi-VN"/>
                <w:rPrChange w:id="150" w:author="Hứa Văn Tuấn Anh" w:date="2019-07-05T22:49:00Z">
                  <w:rPr>
                    <w:ins w:id="151" w:author="Hoan Ng" w:date="2017-03-20T22:18:00Z"/>
                    <w:b/>
                    <w:bCs/>
                  </w:rPr>
                </w:rPrChange>
              </w:rPr>
            </w:pPr>
            <w:ins w:id="15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153" w:author="Hứa Văn Tuấn Anh" w:date="2019-07-05T22:49:00Z">
              <w:r w:rsidR="0015558D" w:rsidRPr="00D06CD8">
                <w:rPr>
                  <w:b/>
                  <w:bCs/>
                  <w:sz w:val="24"/>
                </w:rPr>
                <w:t>Tuan</w:t>
              </w:r>
              <w:r w:rsidR="0015558D" w:rsidRPr="00D06CD8">
                <w:rPr>
                  <w:b/>
                  <w:bCs/>
                  <w:sz w:val="24"/>
                  <w:lang w:val="vi-VN"/>
                </w:rPr>
                <w:t xml:space="preserve"> </w:t>
              </w:r>
            </w:ins>
            <w:ins w:id="154" w:author="Hứa Văn Tuấn Anh" w:date="2019-07-05T22:50:00Z">
              <w:r w:rsidR="0015558D" w:rsidRPr="00D06CD8">
                <w:rPr>
                  <w:b/>
                  <w:bCs/>
                  <w:sz w:val="24"/>
                  <w:lang w:val="vi-VN"/>
                </w:rPr>
                <w:t>Anh</w:t>
              </w:r>
            </w:ins>
            <w:ins w:id="155" w:author="Hứa Văn Tuấn Anh" w:date="2019-07-05T22:52:00Z">
              <w:r w:rsidR="0015558D" w:rsidRPr="00D06CD8">
                <w:rPr>
                  <w:b/>
                  <w:bCs/>
                  <w:sz w:val="24"/>
                  <w:lang w:val="vi-VN"/>
                </w:rPr>
                <w:t xml:space="preserve"> + Thịnh</w:t>
              </w:r>
            </w:ins>
          </w:p>
        </w:tc>
        <w:tc>
          <w:tcPr>
            <w:tcW w:w="978" w:type="dxa"/>
            <w:gridSpan w:val="2"/>
            <w:hideMark/>
            <w:tcPrChange w:id="156" w:author="Phạm Quang Thịnh" w:date="2019-07-05T19:51:00Z">
              <w:tcPr>
                <w:tcW w:w="978" w:type="dxa"/>
                <w:hideMark/>
              </w:tcPr>
            </w:tcPrChange>
          </w:tcPr>
          <w:p w14:paraId="08095ED1" w14:textId="5C086701" w:rsidR="005F3BAC" w:rsidRPr="00D06CD8" w:rsidRDefault="005F3BAC">
            <w:pPr>
              <w:rPr>
                <w:ins w:id="157" w:author="Hoan Ng" w:date="2017-03-20T22:18:00Z"/>
                <w:b/>
                <w:bCs/>
                <w:sz w:val="24"/>
              </w:rPr>
            </w:pPr>
            <w:ins w:id="15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159" w:author="Hứa Văn Tuấn Anh" w:date="2019-07-05T22:52:00Z">
              <w:r w:rsidR="0015558D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160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6A872CF9" w14:textId="77777777" w:rsidR="005F3BAC" w:rsidRPr="00D06CD8" w:rsidRDefault="005F3BAC">
            <w:pPr>
              <w:rPr>
                <w:ins w:id="161" w:author="Hoan Ng" w:date="2017-03-20T22:18:00Z"/>
                <w:b/>
                <w:bCs/>
                <w:sz w:val="24"/>
              </w:rPr>
            </w:pPr>
            <w:ins w:id="16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0919D1F6" w14:textId="77777777" w:rsidTr="00123FAF">
        <w:trPr>
          <w:trHeight w:val="300"/>
          <w:ins w:id="163" w:author="Hoan Ng" w:date="2017-03-20T22:18:00Z"/>
          <w:trPrChange w:id="164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165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35A05B73" w14:textId="59603BE0" w:rsidR="005F3BAC" w:rsidRPr="00D06CD8" w:rsidRDefault="005F3BAC">
            <w:pPr>
              <w:rPr>
                <w:ins w:id="166" w:author="Hoan Ng" w:date="2017-03-20T22:18:00Z"/>
                <w:b/>
                <w:bCs/>
                <w:sz w:val="24"/>
              </w:rPr>
            </w:pPr>
            <w:ins w:id="16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168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2</w:t>
              </w:r>
            </w:ins>
          </w:p>
        </w:tc>
        <w:tc>
          <w:tcPr>
            <w:tcW w:w="4702" w:type="dxa"/>
            <w:gridSpan w:val="2"/>
            <w:hideMark/>
            <w:tcPrChange w:id="169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63E120DE" w14:textId="7FF5DF93" w:rsidR="005F3BAC" w:rsidRPr="00D06CD8" w:rsidRDefault="005F3BAC" w:rsidP="005F3BAC">
            <w:pPr>
              <w:rPr>
                <w:ins w:id="170" w:author="Hoan Ng" w:date="2017-03-20T22:18:00Z"/>
                <w:b/>
                <w:bCs/>
                <w:sz w:val="24"/>
                <w:lang w:val="vi-VN"/>
                <w:rPrChange w:id="171" w:author="Hứa Văn Tuấn Anh" w:date="2019-07-05T22:51:00Z">
                  <w:rPr>
                    <w:ins w:id="172" w:author="Hoan Ng" w:date="2017-03-20T22:18:00Z"/>
                    <w:b/>
                    <w:bCs/>
                  </w:rPr>
                </w:rPrChange>
              </w:rPr>
            </w:pPr>
            <w:ins w:id="173" w:author="Hoan Ng" w:date="2017-03-20T22:18:00Z">
              <w:r w:rsidRPr="00D06CD8">
                <w:rPr>
                  <w:b/>
                  <w:bCs/>
                  <w:sz w:val="24"/>
                </w:rPr>
                <w:t>1.2.  </w:t>
              </w:r>
            </w:ins>
            <w:ins w:id="174" w:author="Hứa Văn Tuấn Anh" w:date="2019-07-05T22:51:00Z">
              <w:r w:rsidR="0015558D" w:rsidRPr="00D06CD8">
                <w:rPr>
                  <w:b/>
                  <w:bCs/>
                  <w:sz w:val="24"/>
                </w:rPr>
                <w:t>Hiện</w:t>
              </w:r>
              <w:r w:rsidR="0015558D" w:rsidRPr="00D06CD8">
                <w:rPr>
                  <w:b/>
                  <w:bCs/>
                  <w:sz w:val="24"/>
                  <w:lang w:val="vi-VN"/>
                </w:rPr>
                <w:t xml:space="preserve"> trạng nghiệp vụ</w:t>
              </w:r>
            </w:ins>
          </w:p>
        </w:tc>
        <w:tc>
          <w:tcPr>
            <w:tcW w:w="1027" w:type="dxa"/>
            <w:gridSpan w:val="2"/>
            <w:hideMark/>
            <w:tcPrChange w:id="175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4EB6D989" w14:textId="6ADFDBF1" w:rsidR="005F3BAC" w:rsidRPr="00D06CD8" w:rsidRDefault="005F3BAC">
            <w:pPr>
              <w:rPr>
                <w:ins w:id="176" w:author="Hoan Ng" w:date="2017-03-20T22:18:00Z"/>
                <w:b/>
                <w:bCs/>
                <w:sz w:val="24"/>
              </w:rPr>
            </w:pPr>
            <w:ins w:id="17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178" w:author="Hứa Văn Tuấn Anh" w:date="2019-07-05T22:51:00Z">
              <w:r w:rsidR="0015558D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179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57C44465" w14:textId="321A3FAB" w:rsidR="005F3BAC" w:rsidRPr="00D06CD8" w:rsidRDefault="005F3BAC">
            <w:pPr>
              <w:rPr>
                <w:ins w:id="180" w:author="Hoan Ng" w:date="2017-03-20T22:18:00Z"/>
                <w:b/>
                <w:bCs/>
                <w:sz w:val="24"/>
              </w:rPr>
            </w:pPr>
            <w:ins w:id="18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182" w:author="Hứa Văn Tuấn Anh" w:date="2019-07-05T22:52:00Z">
              <w:r w:rsidR="0015558D" w:rsidRPr="00D06CD8">
                <w:rPr>
                  <w:b/>
                  <w:bCs/>
                  <w:sz w:val="24"/>
                </w:rPr>
                <w:t>Tuan</w:t>
              </w:r>
              <w:r w:rsidR="0015558D" w:rsidRPr="00D06CD8">
                <w:rPr>
                  <w:b/>
                  <w:bCs/>
                  <w:sz w:val="24"/>
                  <w:lang w:val="vi-VN"/>
                </w:rPr>
                <w:t xml:space="preserve"> Anh</w:t>
              </w:r>
            </w:ins>
          </w:p>
        </w:tc>
        <w:tc>
          <w:tcPr>
            <w:tcW w:w="978" w:type="dxa"/>
            <w:gridSpan w:val="2"/>
            <w:hideMark/>
            <w:tcPrChange w:id="183" w:author="Phạm Quang Thịnh" w:date="2019-07-05T19:51:00Z">
              <w:tcPr>
                <w:tcW w:w="978" w:type="dxa"/>
                <w:hideMark/>
              </w:tcPr>
            </w:tcPrChange>
          </w:tcPr>
          <w:p w14:paraId="1F80B88D" w14:textId="2DCC6102" w:rsidR="005F3BAC" w:rsidRPr="00D06CD8" w:rsidRDefault="005F3BAC">
            <w:pPr>
              <w:rPr>
                <w:ins w:id="184" w:author="Hoan Ng" w:date="2017-03-20T22:18:00Z"/>
                <w:b/>
                <w:bCs/>
                <w:sz w:val="24"/>
              </w:rPr>
            </w:pPr>
            <w:ins w:id="185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186" w:author="Hứa Văn Tuấn Anh" w:date="2019-07-05T22:52:00Z">
              <w:r w:rsidR="0015558D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187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2834B53E" w14:textId="77777777" w:rsidR="005F3BAC" w:rsidRPr="00D06CD8" w:rsidRDefault="005F3BAC">
            <w:pPr>
              <w:rPr>
                <w:ins w:id="188" w:author="Hoan Ng" w:date="2017-03-20T22:18:00Z"/>
                <w:b/>
                <w:bCs/>
                <w:sz w:val="24"/>
              </w:rPr>
            </w:pPr>
            <w:ins w:id="18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3CC80E27" w14:textId="77777777" w:rsidTr="00123FAF">
        <w:trPr>
          <w:trHeight w:val="300"/>
          <w:ins w:id="190" w:author="Hoan Ng" w:date="2017-03-20T22:18:00Z"/>
          <w:trPrChange w:id="191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192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3E9873F4" w14:textId="02E91D8C" w:rsidR="005F3BAC" w:rsidRPr="00D06CD8" w:rsidRDefault="005F3BAC">
            <w:pPr>
              <w:rPr>
                <w:ins w:id="193" w:author="Hoan Ng" w:date="2017-03-20T22:18:00Z"/>
                <w:b/>
                <w:bCs/>
                <w:sz w:val="24"/>
              </w:rPr>
            </w:pPr>
            <w:ins w:id="194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195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3</w:t>
              </w:r>
            </w:ins>
          </w:p>
        </w:tc>
        <w:tc>
          <w:tcPr>
            <w:tcW w:w="4702" w:type="dxa"/>
            <w:gridSpan w:val="2"/>
            <w:hideMark/>
            <w:tcPrChange w:id="196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79A52A35" w14:textId="3794E5A8" w:rsidR="005F3BAC" w:rsidRPr="00D06CD8" w:rsidRDefault="005F3BAC" w:rsidP="005F3BAC">
            <w:pPr>
              <w:rPr>
                <w:ins w:id="197" w:author="Hoan Ng" w:date="2017-03-20T22:18:00Z"/>
                <w:b/>
                <w:bCs/>
                <w:sz w:val="24"/>
                <w:lang w:val="vi-VN"/>
                <w:rPrChange w:id="198" w:author="Hứa Văn Tuấn Anh" w:date="2019-07-05T22:50:00Z">
                  <w:rPr>
                    <w:ins w:id="199" w:author="Hoan Ng" w:date="2017-03-20T22:18:00Z"/>
                    <w:b/>
                    <w:bCs/>
                  </w:rPr>
                </w:rPrChange>
              </w:rPr>
            </w:pPr>
            <w:ins w:id="200" w:author="Hoan Ng" w:date="2017-03-20T22:18:00Z">
              <w:r w:rsidRPr="00D06CD8">
                <w:rPr>
                  <w:b/>
                  <w:bCs/>
                  <w:sz w:val="24"/>
                </w:rPr>
                <w:t>1.3.  </w:t>
              </w:r>
            </w:ins>
            <w:ins w:id="201" w:author="Hứa Văn Tuấn Anh" w:date="2019-07-05T22:51:00Z">
              <w:r w:rsidR="0015558D" w:rsidRPr="00D06CD8">
                <w:rPr>
                  <w:b/>
                  <w:bCs/>
                  <w:sz w:val="24"/>
                </w:rPr>
                <w:t>Hiện</w:t>
              </w:r>
              <w:r w:rsidR="0015558D" w:rsidRPr="00D06CD8">
                <w:rPr>
                  <w:b/>
                  <w:bCs/>
                  <w:sz w:val="24"/>
                  <w:lang w:val="vi-VN"/>
                </w:rPr>
                <w:t xml:space="preserve"> trạng tin học</w:t>
              </w:r>
            </w:ins>
          </w:p>
        </w:tc>
        <w:tc>
          <w:tcPr>
            <w:tcW w:w="1027" w:type="dxa"/>
            <w:gridSpan w:val="2"/>
            <w:hideMark/>
            <w:tcPrChange w:id="202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505139E6" w14:textId="72A23E27" w:rsidR="005F3BAC" w:rsidRPr="00D06CD8" w:rsidRDefault="005F3BAC">
            <w:pPr>
              <w:rPr>
                <w:ins w:id="203" w:author="Hoan Ng" w:date="2017-03-20T22:18:00Z"/>
                <w:b/>
                <w:bCs/>
                <w:sz w:val="24"/>
              </w:rPr>
            </w:pPr>
            <w:ins w:id="204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05" w:author="Hứa Văn Tuấn Anh" w:date="2019-07-05T22:52:00Z">
              <w:r w:rsidR="0015558D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206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57271621" w14:textId="014197B8" w:rsidR="005F3BAC" w:rsidRPr="00D06CD8" w:rsidRDefault="005F3BAC">
            <w:pPr>
              <w:rPr>
                <w:ins w:id="207" w:author="Hoan Ng" w:date="2017-03-20T22:18:00Z"/>
                <w:b/>
                <w:bCs/>
                <w:sz w:val="24"/>
              </w:rPr>
            </w:pPr>
            <w:ins w:id="20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09" w:author="Hứa Văn Tuấn Anh" w:date="2019-07-05T22:52:00Z">
              <w:r w:rsidR="0015558D" w:rsidRPr="00D06CD8">
                <w:rPr>
                  <w:b/>
                  <w:bCs/>
                  <w:sz w:val="24"/>
                </w:rPr>
                <w:t>Tuan</w:t>
              </w:r>
              <w:r w:rsidR="0015558D" w:rsidRPr="00D06CD8">
                <w:rPr>
                  <w:b/>
                  <w:bCs/>
                  <w:sz w:val="24"/>
                  <w:lang w:val="vi-VN"/>
                </w:rPr>
                <w:t xml:space="preserve"> Anh</w:t>
              </w:r>
            </w:ins>
          </w:p>
        </w:tc>
        <w:tc>
          <w:tcPr>
            <w:tcW w:w="978" w:type="dxa"/>
            <w:gridSpan w:val="2"/>
            <w:hideMark/>
            <w:tcPrChange w:id="210" w:author="Phạm Quang Thịnh" w:date="2019-07-05T19:51:00Z">
              <w:tcPr>
                <w:tcW w:w="978" w:type="dxa"/>
                <w:hideMark/>
              </w:tcPr>
            </w:tcPrChange>
          </w:tcPr>
          <w:p w14:paraId="1188C735" w14:textId="0520F05B" w:rsidR="005F3BAC" w:rsidRPr="00D06CD8" w:rsidRDefault="005F3BAC">
            <w:pPr>
              <w:rPr>
                <w:ins w:id="211" w:author="Hoan Ng" w:date="2017-03-20T22:18:00Z"/>
                <w:b/>
                <w:bCs/>
                <w:sz w:val="24"/>
              </w:rPr>
            </w:pPr>
            <w:ins w:id="21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13" w:author="Hứa Văn Tuấn Anh" w:date="2019-07-05T22:52:00Z">
              <w:r w:rsidR="0015558D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214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474F0037" w14:textId="77777777" w:rsidR="005F3BAC" w:rsidRPr="00D06CD8" w:rsidRDefault="005F3BAC">
            <w:pPr>
              <w:rPr>
                <w:ins w:id="215" w:author="Hoan Ng" w:date="2017-03-20T22:18:00Z"/>
                <w:b/>
                <w:bCs/>
                <w:sz w:val="24"/>
              </w:rPr>
            </w:pPr>
            <w:ins w:id="216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4DD0AC6C" w14:textId="77777777" w:rsidTr="00123FAF">
        <w:trPr>
          <w:trHeight w:val="300"/>
          <w:ins w:id="217" w:author="Hoan Ng" w:date="2017-03-20T22:18:00Z"/>
          <w:trPrChange w:id="218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219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61D3D5A4" w14:textId="77777777" w:rsidR="005F3BAC" w:rsidRPr="00D06CD8" w:rsidRDefault="005F3BAC">
            <w:pPr>
              <w:rPr>
                <w:ins w:id="220" w:author="Hoan Ng" w:date="2017-03-20T22:18:00Z"/>
                <w:b/>
                <w:bCs/>
                <w:sz w:val="24"/>
              </w:rPr>
            </w:pPr>
            <w:ins w:id="22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4702" w:type="dxa"/>
            <w:gridSpan w:val="2"/>
            <w:hideMark/>
            <w:tcPrChange w:id="222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16B7EEDD" w14:textId="77777777" w:rsidR="005F3BAC" w:rsidRPr="00D06CD8" w:rsidRDefault="005F3BAC">
            <w:pPr>
              <w:rPr>
                <w:ins w:id="223" w:author="Hoan Ng" w:date="2017-03-20T22:18:00Z"/>
                <w:b/>
                <w:bCs/>
                <w:sz w:val="24"/>
              </w:rPr>
            </w:pPr>
            <w:ins w:id="224" w:author="Hoan Ng" w:date="2017-03-20T22:18:00Z">
              <w:r w:rsidRPr="00D06CD8">
                <w:rPr>
                  <w:b/>
                  <w:bCs/>
                  <w:sz w:val="24"/>
                </w:rPr>
                <w:t>Chương 2: Phân tích</w:t>
              </w:r>
            </w:ins>
          </w:p>
        </w:tc>
        <w:tc>
          <w:tcPr>
            <w:tcW w:w="1027" w:type="dxa"/>
            <w:gridSpan w:val="2"/>
            <w:hideMark/>
            <w:tcPrChange w:id="225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2953588C" w14:textId="19695E27" w:rsidR="005F3BAC" w:rsidRPr="00D06CD8" w:rsidRDefault="005F3BAC">
            <w:pPr>
              <w:rPr>
                <w:ins w:id="226" w:author="Hoan Ng" w:date="2017-03-20T22:18:00Z"/>
                <w:b/>
                <w:bCs/>
                <w:sz w:val="24"/>
              </w:rPr>
            </w:pPr>
            <w:ins w:id="22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228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7D78B88A" w14:textId="77777777" w:rsidR="005F3BAC" w:rsidRPr="00D06CD8" w:rsidRDefault="005F3BAC">
            <w:pPr>
              <w:rPr>
                <w:ins w:id="229" w:author="Hoan Ng" w:date="2017-03-20T22:18:00Z"/>
                <w:b/>
                <w:bCs/>
                <w:sz w:val="24"/>
              </w:rPr>
            </w:pPr>
            <w:ins w:id="230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231" w:author="Phạm Quang Thịnh" w:date="2019-07-05T19:51:00Z">
              <w:tcPr>
                <w:tcW w:w="978" w:type="dxa"/>
                <w:hideMark/>
              </w:tcPr>
            </w:tcPrChange>
          </w:tcPr>
          <w:p w14:paraId="1B4C837E" w14:textId="77777777" w:rsidR="005F3BAC" w:rsidRPr="00D06CD8" w:rsidRDefault="005F3BAC">
            <w:pPr>
              <w:rPr>
                <w:ins w:id="232" w:author="Hoan Ng" w:date="2017-03-20T22:18:00Z"/>
                <w:b/>
                <w:bCs/>
                <w:sz w:val="24"/>
              </w:rPr>
            </w:pPr>
            <w:ins w:id="23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790" w:type="dxa"/>
            <w:gridSpan w:val="2"/>
            <w:hideMark/>
            <w:tcPrChange w:id="234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615D27E7" w14:textId="77777777" w:rsidR="005F3BAC" w:rsidRPr="00D06CD8" w:rsidRDefault="005F3BAC">
            <w:pPr>
              <w:rPr>
                <w:ins w:id="235" w:author="Hoan Ng" w:date="2017-03-20T22:18:00Z"/>
                <w:b/>
                <w:bCs/>
                <w:sz w:val="24"/>
              </w:rPr>
            </w:pPr>
            <w:ins w:id="236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642D888C" w14:textId="77777777" w:rsidTr="00123FAF">
        <w:trPr>
          <w:trHeight w:val="300"/>
          <w:ins w:id="237" w:author="Hoan Ng" w:date="2017-03-20T22:18:00Z"/>
          <w:trPrChange w:id="238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239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59738D77" w14:textId="14C579B1" w:rsidR="005F3BAC" w:rsidRPr="00D06CD8" w:rsidRDefault="005F3BAC">
            <w:pPr>
              <w:rPr>
                <w:ins w:id="240" w:author="Hoan Ng" w:date="2017-03-20T22:18:00Z"/>
                <w:b/>
                <w:bCs/>
                <w:sz w:val="24"/>
              </w:rPr>
            </w:pPr>
            <w:ins w:id="24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42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4702" w:type="dxa"/>
            <w:gridSpan w:val="2"/>
            <w:hideMark/>
            <w:tcPrChange w:id="243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4106ED17" w14:textId="7A7F9687" w:rsidR="005F3BAC" w:rsidRPr="00D06CD8" w:rsidRDefault="005F3BAC" w:rsidP="005F3BAC">
            <w:pPr>
              <w:rPr>
                <w:ins w:id="244" w:author="Hoan Ng" w:date="2017-03-20T22:18:00Z"/>
                <w:b/>
                <w:bCs/>
                <w:sz w:val="24"/>
                <w:lang w:val="vi-VN"/>
                <w:rPrChange w:id="245" w:author="Hứa Văn Tuấn Anh" w:date="2019-07-05T22:52:00Z">
                  <w:rPr>
                    <w:ins w:id="246" w:author="Hoan Ng" w:date="2017-03-20T22:18:00Z"/>
                    <w:b/>
                    <w:bCs/>
                  </w:rPr>
                </w:rPrChange>
              </w:rPr>
            </w:pPr>
            <w:ins w:id="247" w:author="Hoan Ng" w:date="2017-03-20T22:18:00Z">
              <w:r w:rsidRPr="00D06CD8">
                <w:rPr>
                  <w:b/>
                  <w:bCs/>
                  <w:sz w:val="24"/>
                </w:rPr>
                <w:t>2.1.</w:t>
              </w:r>
            </w:ins>
            <w:ins w:id="248" w:author="Hứa Văn Tuấn Anh" w:date="2019-07-05T22:52:00Z">
              <w:r w:rsidR="0015558D" w:rsidRPr="00D06CD8">
                <w:rPr>
                  <w:b/>
                  <w:bCs/>
                  <w:sz w:val="24"/>
                  <w:lang w:val="vi-VN"/>
                </w:rPr>
                <w:t xml:space="preserve"> Lược đồ phân rã chức năng</w:t>
              </w:r>
            </w:ins>
          </w:p>
        </w:tc>
        <w:tc>
          <w:tcPr>
            <w:tcW w:w="1027" w:type="dxa"/>
            <w:gridSpan w:val="2"/>
            <w:hideMark/>
            <w:tcPrChange w:id="249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41C2638C" w14:textId="1E8B22A7" w:rsidR="005F3BAC" w:rsidRPr="00D06CD8" w:rsidRDefault="005F3BAC">
            <w:pPr>
              <w:rPr>
                <w:ins w:id="250" w:author="Hoan Ng" w:date="2017-03-20T22:18:00Z"/>
                <w:b/>
                <w:bCs/>
                <w:sz w:val="24"/>
              </w:rPr>
            </w:pPr>
            <w:ins w:id="25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52" w:author="Hứa Văn Tuấn Anh" w:date="2019-07-05T22:53:00Z">
              <w:r w:rsidR="00086A32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253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5971C3AE" w14:textId="1422126F" w:rsidR="005F3BAC" w:rsidRPr="00D06CD8" w:rsidRDefault="005F3BAC">
            <w:pPr>
              <w:rPr>
                <w:ins w:id="254" w:author="Hoan Ng" w:date="2017-03-20T22:18:00Z"/>
                <w:b/>
                <w:bCs/>
                <w:sz w:val="24"/>
              </w:rPr>
            </w:pPr>
            <w:ins w:id="255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56" w:author="Hứa Văn Tuấn Anh" w:date="2019-07-05T22:50:00Z">
              <w:r w:rsidR="0015558D" w:rsidRPr="00D06CD8">
                <w:rPr>
                  <w:b/>
                  <w:bCs/>
                  <w:sz w:val="24"/>
                </w:rPr>
                <w:t>Thịnh</w:t>
              </w:r>
            </w:ins>
          </w:p>
        </w:tc>
        <w:tc>
          <w:tcPr>
            <w:tcW w:w="978" w:type="dxa"/>
            <w:gridSpan w:val="2"/>
            <w:hideMark/>
            <w:tcPrChange w:id="257" w:author="Phạm Quang Thịnh" w:date="2019-07-05T19:51:00Z">
              <w:tcPr>
                <w:tcW w:w="978" w:type="dxa"/>
                <w:hideMark/>
              </w:tcPr>
            </w:tcPrChange>
          </w:tcPr>
          <w:p w14:paraId="7C6CD189" w14:textId="090C9558" w:rsidR="005F3BAC" w:rsidRPr="00D06CD8" w:rsidRDefault="005F3BAC">
            <w:pPr>
              <w:rPr>
                <w:ins w:id="258" w:author="Hoan Ng" w:date="2017-03-20T22:18:00Z"/>
                <w:b/>
                <w:bCs/>
                <w:sz w:val="24"/>
              </w:rPr>
            </w:pPr>
            <w:ins w:id="25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60" w:author="Hứa Văn Tuấn Anh" w:date="2019-07-05T22:59:00Z">
              <w:r w:rsidR="00086A32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261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75AF611D" w14:textId="77777777" w:rsidR="005F3BAC" w:rsidRPr="00D06CD8" w:rsidRDefault="005F3BAC">
            <w:pPr>
              <w:rPr>
                <w:ins w:id="262" w:author="Hoan Ng" w:date="2017-03-20T22:18:00Z"/>
                <w:b/>
                <w:bCs/>
                <w:sz w:val="24"/>
              </w:rPr>
            </w:pPr>
            <w:ins w:id="26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26B0A69A" w14:textId="77777777" w:rsidTr="00123FAF">
        <w:trPr>
          <w:trHeight w:val="300"/>
          <w:ins w:id="264" w:author="Hoan Ng" w:date="2017-03-20T22:18:00Z"/>
          <w:trPrChange w:id="265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266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41DC5C2B" w14:textId="730E44D6" w:rsidR="005F3BAC" w:rsidRPr="00D06CD8" w:rsidRDefault="005F3BAC">
            <w:pPr>
              <w:rPr>
                <w:ins w:id="267" w:author="Hoan Ng" w:date="2017-03-20T22:18:00Z"/>
                <w:b/>
                <w:bCs/>
                <w:sz w:val="24"/>
              </w:rPr>
            </w:pPr>
            <w:ins w:id="26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69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2</w:t>
              </w:r>
            </w:ins>
          </w:p>
        </w:tc>
        <w:tc>
          <w:tcPr>
            <w:tcW w:w="4702" w:type="dxa"/>
            <w:gridSpan w:val="2"/>
            <w:hideMark/>
            <w:tcPrChange w:id="270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3DC8BA62" w14:textId="11471223" w:rsidR="005F3BAC" w:rsidRPr="00D06CD8" w:rsidRDefault="005F3BAC" w:rsidP="005F3BAC">
            <w:pPr>
              <w:rPr>
                <w:ins w:id="271" w:author="Hoan Ng" w:date="2017-03-20T22:18:00Z"/>
                <w:b/>
                <w:bCs/>
                <w:sz w:val="24"/>
                <w:lang w:val="vi-VN"/>
                <w:rPrChange w:id="272" w:author="Hứa Văn Tuấn Anh" w:date="2019-07-05T22:53:00Z">
                  <w:rPr>
                    <w:ins w:id="273" w:author="Hoan Ng" w:date="2017-03-20T22:18:00Z"/>
                    <w:b/>
                    <w:bCs/>
                  </w:rPr>
                </w:rPrChange>
              </w:rPr>
            </w:pPr>
            <w:ins w:id="274" w:author="Hoan Ng" w:date="2017-03-20T22:18:00Z">
              <w:r w:rsidRPr="00D06CD8">
                <w:rPr>
                  <w:b/>
                  <w:bCs/>
                  <w:sz w:val="24"/>
                </w:rPr>
                <w:t xml:space="preserve">2.2. </w:t>
              </w:r>
            </w:ins>
            <w:ins w:id="275" w:author="Hứa Văn Tuấn Anh" w:date="2019-07-05T22:53:00Z">
              <w:r w:rsidR="00086A32" w:rsidRPr="00D06CD8">
                <w:rPr>
                  <w:b/>
                  <w:bCs/>
                  <w:sz w:val="24"/>
                </w:rPr>
                <w:t>Đặc</w:t>
              </w:r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tả và mô hình hóa nghiệp vụ</w:t>
              </w:r>
            </w:ins>
          </w:p>
        </w:tc>
        <w:tc>
          <w:tcPr>
            <w:tcW w:w="1027" w:type="dxa"/>
            <w:gridSpan w:val="2"/>
            <w:hideMark/>
            <w:tcPrChange w:id="276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58A3167E" w14:textId="5A0D9749" w:rsidR="005F3BAC" w:rsidRPr="00D06CD8" w:rsidRDefault="005F3BAC">
            <w:pPr>
              <w:rPr>
                <w:ins w:id="277" w:author="Hoan Ng" w:date="2017-03-20T22:18:00Z"/>
                <w:b/>
                <w:bCs/>
                <w:sz w:val="24"/>
              </w:rPr>
            </w:pPr>
            <w:ins w:id="27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79" w:author="Hứa Văn Tuấn Anh" w:date="2019-07-05T22:54:00Z">
              <w:r w:rsidR="00086A32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280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03A2D843" w14:textId="2A672567" w:rsidR="005F3BAC" w:rsidRPr="00D06CD8" w:rsidRDefault="005F3BAC">
            <w:pPr>
              <w:rPr>
                <w:ins w:id="281" w:author="Hoan Ng" w:date="2017-03-20T22:18:00Z"/>
                <w:b/>
                <w:bCs/>
                <w:sz w:val="24"/>
              </w:rPr>
            </w:pPr>
            <w:ins w:id="28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83" w:author="Hứa Văn Tuấn Anh" w:date="2019-07-05T22:54:00Z">
              <w:r w:rsidR="00086A32" w:rsidRPr="00D06CD8">
                <w:rPr>
                  <w:b/>
                  <w:bCs/>
                  <w:sz w:val="24"/>
                </w:rPr>
                <w:t>Thịnh</w:t>
              </w:r>
            </w:ins>
          </w:p>
        </w:tc>
        <w:tc>
          <w:tcPr>
            <w:tcW w:w="978" w:type="dxa"/>
            <w:gridSpan w:val="2"/>
            <w:hideMark/>
            <w:tcPrChange w:id="284" w:author="Phạm Quang Thịnh" w:date="2019-07-05T19:51:00Z">
              <w:tcPr>
                <w:tcW w:w="978" w:type="dxa"/>
                <w:hideMark/>
              </w:tcPr>
            </w:tcPrChange>
          </w:tcPr>
          <w:p w14:paraId="194F38D1" w14:textId="2E8C39FA" w:rsidR="005F3BAC" w:rsidRPr="00D06CD8" w:rsidRDefault="005F3BAC">
            <w:pPr>
              <w:rPr>
                <w:ins w:id="285" w:author="Hoan Ng" w:date="2017-03-20T22:18:00Z"/>
                <w:b/>
                <w:bCs/>
                <w:sz w:val="24"/>
              </w:rPr>
            </w:pPr>
            <w:ins w:id="286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87" w:author="Hứa Văn Tuấn Anh" w:date="2019-07-05T22:59:00Z">
              <w:r w:rsidR="00086A32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288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0F435F6E" w14:textId="77777777" w:rsidR="005F3BAC" w:rsidRPr="00D06CD8" w:rsidRDefault="005F3BAC">
            <w:pPr>
              <w:rPr>
                <w:ins w:id="289" w:author="Hoan Ng" w:date="2017-03-20T22:18:00Z"/>
                <w:b/>
                <w:bCs/>
                <w:sz w:val="24"/>
              </w:rPr>
            </w:pPr>
            <w:ins w:id="290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56B1B130" w14:textId="77777777" w:rsidTr="00123FAF">
        <w:trPr>
          <w:trHeight w:val="300"/>
          <w:ins w:id="291" w:author="Hoan Ng" w:date="2017-03-20T22:18:00Z"/>
          <w:trPrChange w:id="292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293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61F418CB" w14:textId="66DF010B" w:rsidR="005F3BAC" w:rsidRPr="00D06CD8" w:rsidRDefault="005F3BAC">
            <w:pPr>
              <w:rPr>
                <w:ins w:id="294" w:author="Hoan Ng" w:date="2017-03-20T22:18:00Z"/>
                <w:b/>
                <w:bCs/>
                <w:sz w:val="24"/>
              </w:rPr>
            </w:pPr>
            <w:ins w:id="295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296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3</w:t>
              </w:r>
            </w:ins>
          </w:p>
        </w:tc>
        <w:tc>
          <w:tcPr>
            <w:tcW w:w="4702" w:type="dxa"/>
            <w:gridSpan w:val="2"/>
            <w:hideMark/>
            <w:tcPrChange w:id="297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6C67FC16" w14:textId="26DAAAF0" w:rsidR="005F3BAC" w:rsidRPr="00D06CD8" w:rsidRDefault="005F3BAC" w:rsidP="005F3BAC">
            <w:pPr>
              <w:rPr>
                <w:ins w:id="298" w:author="Hoan Ng" w:date="2017-03-20T22:18:00Z"/>
                <w:b/>
                <w:bCs/>
                <w:sz w:val="24"/>
                <w:lang w:val="vi-VN"/>
                <w:rPrChange w:id="299" w:author="Hứa Văn Tuấn Anh" w:date="2019-07-05T22:53:00Z">
                  <w:rPr>
                    <w:ins w:id="300" w:author="Hoan Ng" w:date="2017-03-20T22:18:00Z"/>
                    <w:b/>
                    <w:bCs/>
                  </w:rPr>
                </w:rPrChange>
              </w:rPr>
            </w:pPr>
            <w:ins w:id="301" w:author="Hoan Ng" w:date="2017-03-20T22:18:00Z">
              <w:r w:rsidRPr="00D06CD8">
                <w:rPr>
                  <w:b/>
                  <w:bCs/>
                  <w:sz w:val="24"/>
                </w:rPr>
                <w:t>2.</w:t>
              </w:r>
              <w:proofErr w:type="gramStart"/>
              <w:r w:rsidRPr="00D06CD8">
                <w:rPr>
                  <w:b/>
                  <w:bCs/>
                  <w:sz w:val="24"/>
                </w:rPr>
                <w:t>3.</w:t>
              </w:r>
            </w:ins>
            <w:ins w:id="302" w:author="Hứa Văn Tuấn Anh" w:date="2019-07-05T22:53:00Z">
              <w:r w:rsidR="00086A32" w:rsidRPr="00D06CD8">
                <w:rPr>
                  <w:b/>
                  <w:bCs/>
                  <w:sz w:val="24"/>
                </w:rPr>
                <w:t>Mô</w:t>
              </w:r>
              <w:proofErr w:type="gramEnd"/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hình hóa dữ liệu</w:t>
              </w:r>
            </w:ins>
          </w:p>
        </w:tc>
        <w:tc>
          <w:tcPr>
            <w:tcW w:w="1027" w:type="dxa"/>
            <w:gridSpan w:val="2"/>
            <w:hideMark/>
            <w:tcPrChange w:id="303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6C3EB7C0" w14:textId="5484AAF3" w:rsidR="005F3BAC" w:rsidRPr="00D06CD8" w:rsidRDefault="005F3BAC">
            <w:pPr>
              <w:rPr>
                <w:ins w:id="304" w:author="Hoan Ng" w:date="2017-03-20T22:18:00Z"/>
                <w:b/>
                <w:bCs/>
                <w:sz w:val="24"/>
              </w:rPr>
            </w:pPr>
            <w:ins w:id="305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306" w:author="Hứa Văn Tuấn Anh" w:date="2019-07-05T22:59:00Z">
              <w:r w:rsidR="00086A32" w:rsidRPr="00D06CD8">
                <w:rPr>
                  <w:b/>
                  <w:bCs/>
                  <w:sz w:val="24"/>
                </w:rPr>
                <w:t>14</w:t>
              </w:r>
            </w:ins>
          </w:p>
        </w:tc>
        <w:tc>
          <w:tcPr>
            <w:tcW w:w="868" w:type="dxa"/>
            <w:hideMark/>
            <w:tcPrChange w:id="307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3D1C1FFC" w14:textId="71640241" w:rsidR="005F3BAC" w:rsidRPr="00D06CD8" w:rsidRDefault="005F3BAC">
            <w:pPr>
              <w:rPr>
                <w:ins w:id="308" w:author="Hoan Ng" w:date="2017-03-20T22:18:00Z"/>
                <w:b/>
                <w:bCs/>
                <w:sz w:val="24"/>
                <w:lang w:val="vi-VN"/>
                <w:rPrChange w:id="309" w:author="Hứa Văn Tuấn Anh" w:date="2019-07-05T22:54:00Z">
                  <w:rPr>
                    <w:ins w:id="310" w:author="Hoan Ng" w:date="2017-03-20T22:18:00Z"/>
                    <w:b/>
                    <w:bCs/>
                  </w:rPr>
                </w:rPrChange>
              </w:rPr>
            </w:pPr>
            <w:ins w:id="31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312" w:author="Hứa Văn Tuấn Anh" w:date="2019-07-05T22:54:00Z">
              <w:r w:rsidR="00086A32" w:rsidRPr="00D06CD8">
                <w:rPr>
                  <w:b/>
                  <w:bCs/>
                  <w:sz w:val="24"/>
                </w:rPr>
                <w:t>Thịnh</w:t>
              </w:r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+ Tuan </w:t>
              </w:r>
            </w:ins>
            <w:ins w:id="313" w:author="Hứa Văn Tuấn Anh" w:date="2019-07-05T22:55:00Z">
              <w:r w:rsidR="00086A32" w:rsidRPr="00D06CD8">
                <w:rPr>
                  <w:b/>
                  <w:bCs/>
                  <w:sz w:val="24"/>
                  <w:lang w:val="vi-VN"/>
                </w:rPr>
                <w:t>Anh</w:t>
              </w:r>
            </w:ins>
          </w:p>
        </w:tc>
        <w:tc>
          <w:tcPr>
            <w:tcW w:w="978" w:type="dxa"/>
            <w:gridSpan w:val="2"/>
            <w:hideMark/>
            <w:tcPrChange w:id="314" w:author="Phạm Quang Thịnh" w:date="2019-07-05T19:51:00Z">
              <w:tcPr>
                <w:tcW w:w="978" w:type="dxa"/>
                <w:hideMark/>
              </w:tcPr>
            </w:tcPrChange>
          </w:tcPr>
          <w:p w14:paraId="7B03DB4A" w14:textId="6531A99C" w:rsidR="005F3BAC" w:rsidRPr="00D06CD8" w:rsidRDefault="005F3BAC">
            <w:pPr>
              <w:rPr>
                <w:ins w:id="315" w:author="Hoan Ng" w:date="2017-03-20T22:18:00Z"/>
                <w:b/>
                <w:bCs/>
                <w:sz w:val="24"/>
              </w:rPr>
            </w:pPr>
            <w:ins w:id="316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317" w:author="Hứa Văn Tuấn Anh" w:date="2019-07-05T22:59:00Z">
              <w:r w:rsidR="00086A32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318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5E00906E" w14:textId="77777777" w:rsidR="005F3BAC" w:rsidRPr="00D06CD8" w:rsidRDefault="005F3BAC">
            <w:pPr>
              <w:rPr>
                <w:ins w:id="319" w:author="Hoan Ng" w:date="2017-03-20T22:18:00Z"/>
                <w:b/>
                <w:bCs/>
                <w:sz w:val="24"/>
              </w:rPr>
            </w:pPr>
            <w:ins w:id="320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086A32" w:rsidRPr="00D06CD8" w14:paraId="05F54096" w14:textId="77777777" w:rsidTr="00123FAF">
        <w:trPr>
          <w:trHeight w:val="300"/>
          <w:ins w:id="321" w:author="Hứa Văn Tuấn Anh" w:date="2019-07-05T22:54:00Z"/>
        </w:trPr>
        <w:tc>
          <w:tcPr>
            <w:tcW w:w="985" w:type="dxa"/>
            <w:gridSpan w:val="2"/>
          </w:tcPr>
          <w:p w14:paraId="796A409A" w14:textId="4B7436FF" w:rsidR="00086A32" w:rsidRPr="00D06CD8" w:rsidRDefault="00795B2D">
            <w:pPr>
              <w:rPr>
                <w:ins w:id="322" w:author="Hứa Văn Tuấn Anh" w:date="2019-07-05T22:54:00Z"/>
                <w:b/>
                <w:bCs/>
                <w:sz w:val="24"/>
              </w:rPr>
            </w:pPr>
            <w:ins w:id="323" w:author="Hứa Văn Tuấn Anh" w:date="2019-07-05T23:04:00Z">
              <w:r w:rsidRPr="00D06CD8">
                <w:rPr>
                  <w:b/>
                  <w:bCs/>
                  <w:sz w:val="24"/>
                </w:rPr>
                <w:t>4</w:t>
              </w:r>
            </w:ins>
          </w:p>
        </w:tc>
        <w:tc>
          <w:tcPr>
            <w:tcW w:w="4702" w:type="dxa"/>
            <w:gridSpan w:val="2"/>
          </w:tcPr>
          <w:p w14:paraId="7C3D466F" w14:textId="096F9054" w:rsidR="00086A32" w:rsidRPr="00D06CD8" w:rsidRDefault="00086A32" w:rsidP="005F3BAC">
            <w:pPr>
              <w:rPr>
                <w:ins w:id="324" w:author="Hứa Văn Tuấn Anh" w:date="2019-07-05T22:54:00Z"/>
                <w:b/>
                <w:bCs/>
                <w:sz w:val="24"/>
                <w:lang w:val="vi-VN"/>
                <w:rPrChange w:id="325" w:author="Hứa Văn Tuấn Anh" w:date="2019-07-05T22:54:00Z">
                  <w:rPr>
                    <w:ins w:id="326" w:author="Hứa Văn Tuấn Anh" w:date="2019-07-05T22:54:00Z"/>
                    <w:b/>
                    <w:bCs/>
                  </w:rPr>
                </w:rPrChange>
              </w:rPr>
            </w:pPr>
            <w:ins w:id="327" w:author="Hứa Văn Tuấn Anh" w:date="2019-07-05T22:54:00Z">
              <w:r w:rsidRPr="00D06CD8">
                <w:rPr>
                  <w:b/>
                  <w:bCs/>
                  <w:sz w:val="24"/>
                  <w:lang w:val="vi-VN"/>
                </w:rPr>
                <w:t>2.4.Sơ đồ lớp ở mức phân tích</w:t>
              </w:r>
            </w:ins>
          </w:p>
        </w:tc>
        <w:tc>
          <w:tcPr>
            <w:tcW w:w="1027" w:type="dxa"/>
            <w:gridSpan w:val="2"/>
          </w:tcPr>
          <w:p w14:paraId="55C3FF24" w14:textId="77777777" w:rsidR="00086A32" w:rsidRPr="00D06CD8" w:rsidRDefault="00086A32">
            <w:pPr>
              <w:rPr>
                <w:ins w:id="328" w:author="Hứa Văn Tuấn Anh" w:date="2019-07-05T22:54:00Z"/>
                <w:b/>
                <w:bCs/>
                <w:sz w:val="24"/>
              </w:rPr>
            </w:pPr>
          </w:p>
        </w:tc>
        <w:tc>
          <w:tcPr>
            <w:tcW w:w="868" w:type="dxa"/>
          </w:tcPr>
          <w:p w14:paraId="5B1FFACB" w14:textId="4C94AC47" w:rsidR="00086A32" w:rsidRPr="00D06CD8" w:rsidRDefault="00086A32">
            <w:pPr>
              <w:rPr>
                <w:ins w:id="329" w:author="Hứa Văn Tuấn Anh" w:date="2019-07-05T22:54:00Z"/>
                <w:b/>
                <w:bCs/>
                <w:sz w:val="24"/>
              </w:rPr>
            </w:pPr>
            <w:ins w:id="330" w:author="Hứa Văn Tuấn Anh" w:date="2019-07-05T22:55:00Z">
              <w:r w:rsidRPr="00D06CD8">
                <w:rPr>
                  <w:b/>
                  <w:bCs/>
                  <w:sz w:val="24"/>
                </w:rPr>
                <w:t>Thịnh</w:t>
              </w:r>
            </w:ins>
          </w:p>
        </w:tc>
        <w:tc>
          <w:tcPr>
            <w:tcW w:w="978" w:type="dxa"/>
            <w:gridSpan w:val="2"/>
          </w:tcPr>
          <w:p w14:paraId="74E51B1B" w14:textId="3AC97E67" w:rsidR="00086A32" w:rsidRPr="00D06CD8" w:rsidRDefault="00086A32">
            <w:pPr>
              <w:rPr>
                <w:ins w:id="331" w:author="Hứa Văn Tuấn Anh" w:date="2019-07-05T22:54:00Z"/>
                <w:b/>
                <w:bCs/>
                <w:sz w:val="24"/>
              </w:rPr>
            </w:pPr>
            <w:ins w:id="332" w:author="Hứa Văn Tuấn Anh" w:date="2019-07-05T23:00:00Z">
              <w:r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</w:tcPr>
          <w:p w14:paraId="144DC117" w14:textId="77777777" w:rsidR="00086A32" w:rsidRPr="00D06CD8" w:rsidRDefault="00086A32">
            <w:pPr>
              <w:rPr>
                <w:ins w:id="333" w:author="Hứa Văn Tuấn Anh" w:date="2019-07-05T22:54:00Z"/>
                <w:b/>
                <w:bCs/>
                <w:sz w:val="24"/>
              </w:rPr>
            </w:pPr>
          </w:p>
        </w:tc>
      </w:tr>
      <w:tr w:rsidR="005F3BAC" w:rsidRPr="00D06CD8" w14:paraId="1C1C8DE8" w14:textId="77777777" w:rsidTr="00123FAF">
        <w:trPr>
          <w:trHeight w:val="300"/>
          <w:ins w:id="334" w:author="Hoan Ng" w:date="2017-03-20T22:18:00Z"/>
          <w:trPrChange w:id="335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336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79E7677C" w14:textId="77777777" w:rsidR="005F3BAC" w:rsidRPr="00D06CD8" w:rsidRDefault="005F3BAC">
            <w:pPr>
              <w:rPr>
                <w:ins w:id="337" w:author="Hoan Ng" w:date="2017-03-20T22:18:00Z"/>
                <w:b/>
                <w:bCs/>
                <w:sz w:val="24"/>
              </w:rPr>
            </w:pPr>
            <w:ins w:id="33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4702" w:type="dxa"/>
            <w:gridSpan w:val="2"/>
            <w:hideMark/>
            <w:tcPrChange w:id="339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3D79F336" w14:textId="77777777" w:rsidR="005F3BAC" w:rsidRPr="00D06CD8" w:rsidRDefault="005F3BAC">
            <w:pPr>
              <w:rPr>
                <w:ins w:id="340" w:author="Hoan Ng" w:date="2017-03-20T22:18:00Z"/>
                <w:b/>
                <w:bCs/>
                <w:sz w:val="24"/>
              </w:rPr>
            </w:pPr>
            <w:ins w:id="341" w:author="Hoan Ng" w:date="2017-03-20T22:18:00Z">
              <w:r w:rsidRPr="00D06CD8">
                <w:rPr>
                  <w:b/>
                  <w:bCs/>
                  <w:sz w:val="24"/>
                </w:rPr>
                <w:t>Chương 3: Thiết kế</w:t>
              </w:r>
            </w:ins>
          </w:p>
        </w:tc>
        <w:tc>
          <w:tcPr>
            <w:tcW w:w="1027" w:type="dxa"/>
            <w:gridSpan w:val="2"/>
            <w:hideMark/>
            <w:tcPrChange w:id="342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0A743F81" w14:textId="15A29636" w:rsidR="005F3BAC" w:rsidRPr="00D06CD8" w:rsidRDefault="005F3BAC">
            <w:pPr>
              <w:rPr>
                <w:ins w:id="343" w:author="Hoan Ng" w:date="2017-03-20T22:18:00Z"/>
                <w:b/>
                <w:bCs/>
                <w:sz w:val="24"/>
              </w:rPr>
            </w:pPr>
            <w:ins w:id="344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345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28B4E605" w14:textId="77777777" w:rsidR="005F3BAC" w:rsidRPr="00D06CD8" w:rsidRDefault="005F3BAC">
            <w:pPr>
              <w:rPr>
                <w:ins w:id="346" w:author="Hoan Ng" w:date="2017-03-20T22:18:00Z"/>
                <w:b/>
                <w:bCs/>
                <w:sz w:val="24"/>
              </w:rPr>
            </w:pPr>
            <w:ins w:id="34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348" w:author="Phạm Quang Thịnh" w:date="2019-07-05T19:51:00Z">
              <w:tcPr>
                <w:tcW w:w="978" w:type="dxa"/>
                <w:hideMark/>
              </w:tcPr>
            </w:tcPrChange>
          </w:tcPr>
          <w:p w14:paraId="3EE92376" w14:textId="2F6D7808" w:rsidR="005F3BAC" w:rsidRPr="00D06CD8" w:rsidRDefault="005F3BAC">
            <w:pPr>
              <w:rPr>
                <w:ins w:id="349" w:author="Hoan Ng" w:date="2017-03-20T22:18:00Z"/>
                <w:b/>
                <w:bCs/>
                <w:sz w:val="24"/>
              </w:rPr>
            </w:pPr>
            <w:ins w:id="350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790" w:type="dxa"/>
            <w:gridSpan w:val="2"/>
            <w:hideMark/>
            <w:tcPrChange w:id="351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110230F3" w14:textId="77777777" w:rsidR="005F3BAC" w:rsidRPr="00D06CD8" w:rsidRDefault="005F3BAC">
            <w:pPr>
              <w:rPr>
                <w:ins w:id="352" w:author="Hoan Ng" w:date="2017-03-20T22:18:00Z"/>
                <w:b/>
                <w:bCs/>
                <w:sz w:val="24"/>
              </w:rPr>
            </w:pPr>
            <w:ins w:id="35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57A5B715" w14:textId="77777777" w:rsidTr="00123FAF">
        <w:trPr>
          <w:trHeight w:val="300"/>
          <w:ins w:id="354" w:author="Hoan Ng" w:date="2017-03-20T22:18:00Z"/>
          <w:trPrChange w:id="355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356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0E7CB688" w14:textId="03682019" w:rsidR="005F3BAC" w:rsidRPr="00D06CD8" w:rsidRDefault="005F3BAC">
            <w:pPr>
              <w:rPr>
                <w:ins w:id="357" w:author="Hoan Ng" w:date="2017-03-20T22:18:00Z"/>
                <w:b/>
                <w:bCs/>
                <w:sz w:val="24"/>
              </w:rPr>
            </w:pPr>
            <w:ins w:id="35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359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4702" w:type="dxa"/>
            <w:gridSpan w:val="2"/>
            <w:hideMark/>
            <w:tcPrChange w:id="360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61732A30" w14:textId="5B2FE3C8" w:rsidR="005F3BAC" w:rsidRPr="00D06CD8" w:rsidRDefault="005F3BAC" w:rsidP="005F3BAC">
            <w:pPr>
              <w:rPr>
                <w:ins w:id="361" w:author="Hoan Ng" w:date="2017-03-20T22:18:00Z"/>
                <w:b/>
                <w:bCs/>
                <w:sz w:val="24"/>
                <w:lang w:val="vi-VN"/>
                <w:rPrChange w:id="362" w:author="Hứa Văn Tuấn Anh" w:date="2019-07-05T22:55:00Z">
                  <w:rPr>
                    <w:ins w:id="363" w:author="Hoan Ng" w:date="2017-03-20T22:18:00Z"/>
                    <w:b/>
                    <w:bCs/>
                  </w:rPr>
                </w:rPrChange>
              </w:rPr>
            </w:pPr>
            <w:ins w:id="364" w:author="Hoan Ng" w:date="2017-03-20T22:18:00Z">
              <w:r w:rsidRPr="00D06CD8">
                <w:rPr>
                  <w:b/>
                  <w:bCs/>
                  <w:sz w:val="24"/>
                </w:rPr>
                <w:t>3.</w:t>
              </w:r>
              <w:proofErr w:type="gramStart"/>
              <w:r w:rsidRPr="00D06CD8">
                <w:rPr>
                  <w:b/>
                  <w:bCs/>
                  <w:sz w:val="24"/>
                </w:rPr>
                <w:t>1.</w:t>
              </w:r>
            </w:ins>
            <w:ins w:id="365" w:author="Hứa Văn Tuấn Anh" w:date="2019-07-05T22:55:00Z">
              <w:r w:rsidR="00086A32" w:rsidRPr="00D06CD8">
                <w:rPr>
                  <w:b/>
                  <w:bCs/>
                  <w:sz w:val="24"/>
                </w:rPr>
                <w:t>Thiết</w:t>
              </w:r>
              <w:proofErr w:type="gramEnd"/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kế kiến trúc</w:t>
              </w:r>
            </w:ins>
          </w:p>
        </w:tc>
        <w:tc>
          <w:tcPr>
            <w:tcW w:w="1027" w:type="dxa"/>
            <w:gridSpan w:val="2"/>
            <w:hideMark/>
            <w:tcPrChange w:id="366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1A2668C7" w14:textId="125AB522" w:rsidR="005F3BAC" w:rsidRPr="00D06CD8" w:rsidRDefault="005F3BAC">
            <w:pPr>
              <w:rPr>
                <w:ins w:id="367" w:author="Hoan Ng" w:date="2017-03-20T22:18:00Z"/>
                <w:b/>
                <w:bCs/>
                <w:sz w:val="24"/>
              </w:rPr>
            </w:pPr>
            <w:ins w:id="36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369" w:author="Hứa Văn Tuấn Anh" w:date="2019-07-05T22:56:00Z">
              <w:r w:rsidR="00086A32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370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4E8E5F00" w14:textId="1AD5E629" w:rsidR="005F3BAC" w:rsidRPr="00D06CD8" w:rsidRDefault="005F3BAC">
            <w:pPr>
              <w:rPr>
                <w:ins w:id="371" w:author="Hoan Ng" w:date="2017-03-20T22:18:00Z"/>
                <w:b/>
                <w:bCs/>
                <w:sz w:val="24"/>
              </w:rPr>
            </w:pPr>
            <w:ins w:id="37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373" w:author="Hứa Văn Tuấn Anh" w:date="2019-07-05T22:56:00Z">
              <w:r w:rsidR="00086A32" w:rsidRPr="00D06CD8">
                <w:rPr>
                  <w:b/>
                  <w:bCs/>
                  <w:sz w:val="24"/>
                </w:rPr>
                <w:t>Tuan</w:t>
              </w:r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Anh</w:t>
              </w:r>
            </w:ins>
          </w:p>
        </w:tc>
        <w:tc>
          <w:tcPr>
            <w:tcW w:w="978" w:type="dxa"/>
            <w:gridSpan w:val="2"/>
            <w:hideMark/>
            <w:tcPrChange w:id="374" w:author="Phạm Quang Thịnh" w:date="2019-07-05T19:51:00Z">
              <w:tcPr>
                <w:tcW w:w="978" w:type="dxa"/>
                <w:hideMark/>
              </w:tcPr>
            </w:tcPrChange>
          </w:tcPr>
          <w:p w14:paraId="46DF727E" w14:textId="429AF260" w:rsidR="005F3BAC" w:rsidRPr="00D06CD8" w:rsidRDefault="005F3BAC">
            <w:pPr>
              <w:rPr>
                <w:ins w:id="375" w:author="Hoan Ng" w:date="2017-03-20T22:18:00Z"/>
                <w:b/>
                <w:bCs/>
                <w:sz w:val="24"/>
              </w:rPr>
            </w:pPr>
            <w:ins w:id="376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377" w:author="Hứa Văn Tuấn Anh" w:date="2019-07-05T23:00:00Z">
              <w:r w:rsidR="00086A32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378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05383068" w14:textId="77777777" w:rsidR="005F3BAC" w:rsidRPr="00D06CD8" w:rsidRDefault="005F3BAC">
            <w:pPr>
              <w:rPr>
                <w:ins w:id="379" w:author="Hoan Ng" w:date="2017-03-20T22:18:00Z"/>
                <w:b/>
                <w:bCs/>
                <w:sz w:val="24"/>
              </w:rPr>
            </w:pPr>
            <w:ins w:id="380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086A32" w:rsidRPr="00D06CD8" w14:paraId="31EB533A" w14:textId="77777777" w:rsidTr="00123FAF">
        <w:trPr>
          <w:trHeight w:val="300"/>
          <w:ins w:id="381" w:author="Hứa Văn Tuấn Anh" w:date="2019-07-05T22:58:00Z"/>
        </w:trPr>
        <w:tc>
          <w:tcPr>
            <w:tcW w:w="985" w:type="dxa"/>
            <w:gridSpan w:val="2"/>
          </w:tcPr>
          <w:p w14:paraId="1719E00D" w14:textId="49F29637" w:rsidR="00086A32" w:rsidRPr="00D06CD8" w:rsidRDefault="00795B2D">
            <w:pPr>
              <w:rPr>
                <w:ins w:id="382" w:author="Hứa Văn Tuấn Anh" w:date="2019-07-05T22:58:00Z"/>
                <w:b/>
                <w:bCs/>
                <w:sz w:val="24"/>
              </w:rPr>
            </w:pPr>
            <w:ins w:id="383" w:author="Hứa Văn Tuấn Anh" w:date="2019-07-05T23:04:00Z">
              <w:r w:rsidRPr="00D06CD8">
                <w:rPr>
                  <w:b/>
                  <w:bCs/>
                  <w:sz w:val="24"/>
                </w:rPr>
                <w:lastRenderedPageBreak/>
                <w:t>2</w:t>
              </w:r>
            </w:ins>
          </w:p>
        </w:tc>
        <w:tc>
          <w:tcPr>
            <w:tcW w:w="4702" w:type="dxa"/>
            <w:gridSpan w:val="2"/>
          </w:tcPr>
          <w:p w14:paraId="56B5213F" w14:textId="130D57D4" w:rsidR="00086A32" w:rsidRPr="00D06CD8" w:rsidRDefault="00086A32" w:rsidP="005F3BAC">
            <w:pPr>
              <w:rPr>
                <w:ins w:id="384" w:author="Hứa Văn Tuấn Anh" w:date="2019-07-05T22:58:00Z"/>
                <w:b/>
                <w:bCs/>
                <w:sz w:val="24"/>
                <w:lang w:val="vi-VN"/>
                <w:rPrChange w:id="385" w:author="Hứa Văn Tuấn Anh" w:date="2019-07-05T22:58:00Z">
                  <w:rPr>
                    <w:ins w:id="386" w:author="Hứa Văn Tuấn Anh" w:date="2019-07-05T22:58:00Z"/>
                    <w:b/>
                    <w:bCs/>
                  </w:rPr>
                </w:rPrChange>
              </w:rPr>
            </w:pPr>
            <w:ins w:id="387" w:author="Hứa Văn Tuấn Anh" w:date="2019-07-05T22:58:00Z">
              <w:r w:rsidRPr="00D06CD8">
                <w:rPr>
                  <w:b/>
                  <w:bCs/>
                  <w:sz w:val="24"/>
                </w:rPr>
                <w:t>3</w:t>
              </w:r>
              <w:r w:rsidRPr="00D06CD8">
                <w:rPr>
                  <w:b/>
                  <w:bCs/>
                  <w:sz w:val="24"/>
                  <w:lang w:val="vi-VN"/>
                </w:rPr>
                <w:t>.</w:t>
              </w:r>
              <w:proofErr w:type="gramStart"/>
              <w:r w:rsidRPr="00D06CD8">
                <w:rPr>
                  <w:b/>
                  <w:bCs/>
                  <w:sz w:val="24"/>
                  <w:lang w:val="vi-VN"/>
                </w:rPr>
                <w:t>2.Thiết</w:t>
              </w:r>
              <w:proofErr w:type="gramEnd"/>
              <w:r w:rsidRPr="00D06CD8">
                <w:rPr>
                  <w:b/>
                  <w:bCs/>
                  <w:sz w:val="24"/>
                  <w:lang w:val="vi-VN"/>
                </w:rPr>
                <w:t xml:space="preserve"> kế lớp</w:t>
              </w:r>
            </w:ins>
          </w:p>
        </w:tc>
        <w:tc>
          <w:tcPr>
            <w:tcW w:w="1027" w:type="dxa"/>
            <w:gridSpan w:val="2"/>
          </w:tcPr>
          <w:p w14:paraId="7DC95582" w14:textId="0CEA363F" w:rsidR="00086A32" w:rsidRPr="00D06CD8" w:rsidRDefault="00086A32">
            <w:pPr>
              <w:rPr>
                <w:ins w:id="388" w:author="Hứa Văn Tuấn Anh" w:date="2019-07-05T22:58:00Z"/>
                <w:b/>
                <w:bCs/>
                <w:sz w:val="24"/>
              </w:rPr>
            </w:pPr>
            <w:ins w:id="389" w:author="Hứa Văn Tuấn Anh" w:date="2019-07-05T22:59:00Z">
              <w:r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</w:tcPr>
          <w:p w14:paraId="2FE26473" w14:textId="38D4A2C6" w:rsidR="00086A32" w:rsidRPr="00D06CD8" w:rsidRDefault="00086A32">
            <w:pPr>
              <w:rPr>
                <w:ins w:id="390" w:author="Hứa Văn Tuấn Anh" w:date="2019-07-05T22:58:00Z"/>
                <w:b/>
                <w:bCs/>
                <w:sz w:val="24"/>
              </w:rPr>
            </w:pPr>
            <w:ins w:id="391" w:author="Hứa Văn Tuấn Anh" w:date="2019-07-05T22:59:00Z">
              <w:r w:rsidRPr="00D06CD8">
                <w:rPr>
                  <w:b/>
                  <w:bCs/>
                  <w:sz w:val="24"/>
                </w:rPr>
                <w:t>Thi</w:t>
              </w:r>
            </w:ins>
            <w:ins w:id="392" w:author="Hứa Văn Tuấn Anh" w:date="2019-07-05T22:58:00Z">
              <w:r w:rsidRPr="00D06CD8">
                <w:rPr>
                  <w:b/>
                  <w:bCs/>
                  <w:sz w:val="24"/>
                </w:rPr>
                <w:t>nh</w:t>
              </w:r>
            </w:ins>
          </w:p>
        </w:tc>
        <w:tc>
          <w:tcPr>
            <w:tcW w:w="978" w:type="dxa"/>
            <w:gridSpan w:val="2"/>
          </w:tcPr>
          <w:p w14:paraId="1B344BF3" w14:textId="683285AD" w:rsidR="00086A32" w:rsidRPr="00D06CD8" w:rsidRDefault="00086A32">
            <w:pPr>
              <w:rPr>
                <w:ins w:id="393" w:author="Hứa Văn Tuấn Anh" w:date="2019-07-05T22:58:00Z"/>
                <w:b/>
                <w:bCs/>
                <w:sz w:val="24"/>
              </w:rPr>
            </w:pPr>
            <w:ins w:id="394" w:author="Hứa Văn Tuấn Anh" w:date="2019-07-05T23:00:00Z">
              <w:r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</w:tcPr>
          <w:p w14:paraId="40525749" w14:textId="77777777" w:rsidR="00086A32" w:rsidRPr="00D06CD8" w:rsidRDefault="00086A32">
            <w:pPr>
              <w:rPr>
                <w:ins w:id="395" w:author="Hứa Văn Tuấn Anh" w:date="2019-07-05T22:58:00Z"/>
                <w:b/>
                <w:bCs/>
                <w:sz w:val="24"/>
              </w:rPr>
            </w:pPr>
          </w:p>
        </w:tc>
      </w:tr>
      <w:tr w:rsidR="005F3BAC" w:rsidRPr="00D06CD8" w14:paraId="3D79FAD5" w14:textId="77777777" w:rsidTr="00123FAF">
        <w:trPr>
          <w:trHeight w:val="300"/>
          <w:ins w:id="396" w:author="Hoan Ng" w:date="2017-03-20T22:18:00Z"/>
          <w:trPrChange w:id="397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398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0B6D8E67" w14:textId="69759019" w:rsidR="005F3BAC" w:rsidRPr="00D06CD8" w:rsidRDefault="005F3BAC">
            <w:pPr>
              <w:rPr>
                <w:ins w:id="399" w:author="Hoan Ng" w:date="2017-03-20T22:18:00Z"/>
                <w:b/>
                <w:bCs/>
                <w:sz w:val="24"/>
              </w:rPr>
            </w:pPr>
            <w:ins w:id="400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01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3</w:t>
              </w:r>
            </w:ins>
          </w:p>
        </w:tc>
        <w:tc>
          <w:tcPr>
            <w:tcW w:w="4702" w:type="dxa"/>
            <w:gridSpan w:val="2"/>
            <w:hideMark/>
            <w:tcPrChange w:id="402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04FCBCDE" w14:textId="5544C5E2" w:rsidR="005F3BAC" w:rsidRPr="00D06CD8" w:rsidRDefault="005F3BAC" w:rsidP="005F3BAC">
            <w:pPr>
              <w:rPr>
                <w:ins w:id="403" w:author="Hoan Ng" w:date="2017-03-20T22:18:00Z"/>
                <w:b/>
                <w:bCs/>
                <w:sz w:val="24"/>
                <w:lang w:val="vi-VN"/>
                <w:rPrChange w:id="404" w:author="Hứa Văn Tuấn Anh" w:date="2019-07-05T22:56:00Z">
                  <w:rPr>
                    <w:ins w:id="405" w:author="Hoan Ng" w:date="2017-03-20T22:18:00Z"/>
                    <w:b/>
                    <w:bCs/>
                  </w:rPr>
                </w:rPrChange>
              </w:rPr>
            </w:pPr>
            <w:ins w:id="406" w:author="Hoan Ng" w:date="2017-03-20T22:18:00Z">
              <w:r w:rsidRPr="00D06CD8">
                <w:rPr>
                  <w:b/>
                  <w:bCs/>
                  <w:sz w:val="24"/>
                </w:rPr>
                <w:t>3.</w:t>
              </w:r>
              <w:del w:id="407" w:author="Hứa Văn Tuấn Anh" w:date="2019-07-05T22:58:00Z">
                <w:r w:rsidRPr="00D06CD8" w:rsidDel="00086A32">
                  <w:rPr>
                    <w:b/>
                    <w:bCs/>
                    <w:sz w:val="24"/>
                  </w:rPr>
                  <w:delText>2</w:delText>
                </w:r>
              </w:del>
            </w:ins>
            <w:proofErr w:type="gramStart"/>
            <w:ins w:id="408" w:author="Hứa Văn Tuấn Anh" w:date="2019-07-05T22:58:00Z">
              <w:r w:rsidR="00086A32" w:rsidRPr="00D06CD8">
                <w:rPr>
                  <w:b/>
                  <w:bCs/>
                  <w:sz w:val="24"/>
                </w:rPr>
                <w:t>3</w:t>
              </w:r>
            </w:ins>
            <w:ins w:id="409" w:author="Hoan Ng" w:date="2017-03-20T22:18:00Z">
              <w:r w:rsidRPr="00D06CD8">
                <w:rPr>
                  <w:b/>
                  <w:bCs/>
                  <w:sz w:val="24"/>
                </w:rPr>
                <w:t>.</w:t>
              </w:r>
            </w:ins>
            <w:ins w:id="410" w:author="Hứa Văn Tuấn Anh" w:date="2019-07-05T22:56:00Z">
              <w:r w:rsidR="00086A32" w:rsidRPr="00D06CD8">
                <w:rPr>
                  <w:b/>
                  <w:bCs/>
                  <w:sz w:val="24"/>
                </w:rPr>
                <w:t>Thiết</w:t>
              </w:r>
              <w:proofErr w:type="gramEnd"/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kế giao diện</w:t>
              </w:r>
            </w:ins>
          </w:p>
        </w:tc>
        <w:tc>
          <w:tcPr>
            <w:tcW w:w="1027" w:type="dxa"/>
            <w:gridSpan w:val="2"/>
            <w:hideMark/>
            <w:tcPrChange w:id="411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6EE65402" w14:textId="3408209B" w:rsidR="005F3BAC" w:rsidRPr="00D06CD8" w:rsidRDefault="005F3BAC">
            <w:pPr>
              <w:rPr>
                <w:ins w:id="412" w:author="Hoan Ng" w:date="2017-03-20T22:18:00Z"/>
                <w:b/>
                <w:bCs/>
                <w:sz w:val="24"/>
              </w:rPr>
            </w:pPr>
            <w:ins w:id="41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14" w:author="Hứa Văn Tuấn Anh" w:date="2019-07-05T22:59:00Z">
              <w:r w:rsidR="00086A32" w:rsidRPr="00D06CD8">
                <w:rPr>
                  <w:b/>
                  <w:bCs/>
                  <w:sz w:val="24"/>
                </w:rPr>
                <w:t>12</w:t>
              </w:r>
            </w:ins>
          </w:p>
        </w:tc>
        <w:tc>
          <w:tcPr>
            <w:tcW w:w="868" w:type="dxa"/>
            <w:hideMark/>
            <w:tcPrChange w:id="415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1531B5E2" w14:textId="38BF6992" w:rsidR="005F3BAC" w:rsidRPr="00D06CD8" w:rsidRDefault="005F3BAC">
            <w:pPr>
              <w:rPr>
                <w:ins w:id="416" w:author="Hoan Ng" w:date="2017-03-20T22:18:00Z"/>
                <w:b/>
                <w:bCs/>
                <w:sz w:val="24"/>
              </w:rPr>
            </w:pPr>
            <w:ins w:id="41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18" w:author="Hứa Văn Tuấn Anh" w:date="2019-07-05T22:56:00Z">
              <w:r w:rsidR="00086A32" w:rsidRPr="00D06CD8">
                <w:rPr>
                  <w:b/>
                  <w:bCs/>
                  <w:sz w:val="24"/>
                </w:rPr>
                <w:t>My</w:t>
              </w:r>
            </w:ins>
          </w:p>
        </w:tc>
        <w:tc>
          <w:tcPr>
            <w:tcW w:w="978" w:type="dxa"/>
            <w:gridSpan w:val="2"/>
            <w:hideMark/>
            <w:tcPrChange w:id="419" w:author="Phạm Quang Thịnh" w:date="2019-07-05T19:51:00Z">
              <w:tcPr>
                <w:tcW w:w="978" w:type="dxa"/>
                <w:hideMark/>
              </w:tcPr>
            </w:tcPrChange>
          </w:tcPr>
          <w:p w14:paraId="2F1B5AF8" w14:textId="18C8D32F" w:rsidR="005F3BAC" w:rsidRPr="00D06CD8" w:rsidRDefault="005F3BAC">
            <w:pPr>
              <w:rPr>
                <w:ins w:id="420" w:author="Hoan Ng" w:date="2017-03-20T22:18:00Z"/>
                <w:b/>
                <w:bCs/>
                <w:sz w:val="24"/>
              </w:rPr>
            </w:pPr>
            <w:ins w:id="42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22" w:author="Hứa Văn Tuấn Anh" w:date="2019-07-05T23:00:00Z">
              <w:r w:rsidR="00086A32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423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477DBAF4" w14:textId="77777777" w:rsidR="005F3BAC" w:rsidRPr="00D06CD8" w:rsidRDefault="005F3BAC">
            <w:pPr>
              <w:rPr>
                <w:ins w:id="424" w:author="Hoan Ng" w:date="2017-03-20T22:18:00Z"/>
                <w:b/>
                <w:bCs/>
                <w:sz w:val="24"/>
              </w:rPr>
            </w:pPr>
            <w:ins w:id="425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7BE206A1" w14:textId="77777777" w:rsidTr="00123FAF">
        <w:trPr>
          <w:trHeight w:val="300"/>
          <w:ins w:id="426" w:author="Hoan Ng" w:date="2017-03-20T22:18:00Z"/>
          <w:trPrChange w:id="427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428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0B988F34" w14:textId="45F6B948" w:rsidR="005F3BAC" w:rsidRPr="00D06CD8" w:rsidRDefault="005F3BAC">
            <w:pPr>
              <w:rPr>
                <w:ins w:id="429" w:author="Hoan Ng" w:date="2017-03-20T22:18:00Z"/>
                <w:b/>
                <w:bCs/>
                <w:sz w:val="24"/>
              </w:rPr>
            </w:pPr>
            <w:ins w:id="430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31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4</w:t>
              </w:r>
            </w:ins>
          </w:p>
        </w:tc>
        <w:tc>
          <w:tcPr>
            <w:tcW w:w="4702" w:type="dxa"/>
            <w:gridSpan w:val="2"/>
            <w:hideMark/>
            <w:tcPrChange w:id="432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76BA7EDA" w14:textId="24B8FC51" w:rsidR="005F3BAC" w:rsidRPr="00D06CD8" w:rsidRDefault="005F3BAC" w:rsidP="005F3BAC">
            <w:pPr>
              <w:rPr>
                <w:ins w:id="433" w:author="Hoan Ng" w:date="2017-03-20T22:18:00Z"/>
                <w:b/>
                <w:bCs/>
                <w:sz w:val="24"/>
                <w:lang w:val="vi-VN"/>
                <w:rPrChange w:id="434" w:author="Hứa Văn Tuấn Anh" w:date="2019-07-05T22:56:00Z">
                  <w:rPr>
                    <w:ins w:id="435" w:author="Hoan Ng" w:date="2017-03-20T22:18:00Z"/>
                    <w:b/>
                    <w:bCs/>
                  </w:rPr>
                </w:rPrChange>
              </w:rPr>
            </w:pPr>
            <w:ins w:id="436" w:author="Hoan Ng" w:date="2017-03-20T22:18:00Z">
              <w:r w:rsidRPr="00D06CD8">
                <w:rPr>
                  <w:b/>
                  <w:bCs/>
                  <w:sz w:val="24"/>
                </w:rPr>
                <w:t>3.</w:t>
              </w:r>
              <w:del w:id="437" w:author="Hứa Văn Tuấn Anh" w:date="2019-07-05T22:58:00Z">
                <w:r w:rsidRPr="00D06CD8" w:rsidDel="00086A32">
                  <w:rPr>
                    <w:b/>
                    <w:bCs/>
                    <w:sz w:val="24"/>
                  </w:rPr>
                  <w:delText>3</w:delText>
                </w:r>
              </w:del>
            </w:ins>
            <w:proofErr w:type="gramStart"/>
            <w:ins w:id="438" w:author="Hứa Văn Tuấn Anh" w:date="2019-07-05T22:58:00Z">
              <w:r w:rsidR="00086A32" w:rsidRPr="00D06CD8">
                <w:rPr>
                  <w:b/>
                  <w:bCs/>
                  <w:sz w:val="24"/>
                </w:rPr>
                <w:t>4</w:t>
              </w:r>
            </w:ins>
            <w:ins w:id="439" w:author="Hoan Ng" w:date="2017-03-20T22:18:00Z">
              <w:r w:rsidRPr="00D06CD8">
                <w:rPr>
                  <w:b/>
                  <w:bCs/>
                  <w:sz w:val="24"/>
                </w:rPr>
                <w:t>.</w:t>
              </w:r>
            </w:ins>
            <w:ins w:id="440" w:author="Hứa Văn Tuấn Anh" w:date="2019-07-05T22:56:00Z">
              <w:r w:rsidR="00086A32" w:rsidRPr="00D06CD8">
                <w:rPr>
                  <w:b/>
                  <w:bCs/>
                  <w:sz w:val="24"/>
                </w:rPr>
                <w:t>Thiết</w:t>
              </w:r>
              <w:proofErr w:type="gramEnd"/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kế dữ liệu</w:t>
              </w:r>
            </w:ins>
          </w:p>
        </w:tc>
        <w:tc>
          <w:tcPr>
            <w:tcW w:w="1027" w:type="dxa"/>
            <w:gridSpan w:val="2"/>
            <w:hideMark/>
            <w:tcPrChange w:id="441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6BA15D8A" w14:textId="09E977C1" w:rsidR="005F3BAC" w:rsidRPr="00D06CD8" w:rsidRDefault="005F3BAC">
            <w:pPr>
              <w:rPr>
                <w:ins w:id="442" w:author="Hoan Ng" w:date="2017-03-20T22:18:00Z"/>
                <w:b/>
                <w:bCs/>
                <w:sz w:val="24"/>
              </w:rPr>
            </w:pPr>
            <w:ins w:id="44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44" w:author="Hứa Văn Tuấn Anh" w:date="2019-07-05T22:56:00Z">
              <w:r w:rsidR="00086A32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445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288E6A26" w14:textId="20826CFF" w:rsidR="005F3BAC" w:rsidRPr="00D06CD8" w:rsidRDefault="005F3BAC">
            <w:pPr>
              <w:rPr>
                <w:ins w:id="446" w:author="Hoan Ng" w:date="2017-03-20T22:18:00Z"/>
                <w:b/>
                <w:bCs/>
                <w:sz w:val="24"/>
                <w:lang w:val="vi-VN"/>
                <w:rPrChange w:id="447" w:author="Hứa Văn Tuấn Anh" w:date="2019-07-05T22:57:00Z">
                  <w:rPr>
                    <w:ins w:id="448" w:author="Hoan Ng" w:date="2017-03-20T22:18:00Z"/>
                    <w:b/>
                    <w:bCs/>
                  </w:rPr>
                </w:rPrChange>
              </w:rPr>
            </w:pPr>
            <w:ins w:id="44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50" w:author="Hứa Văn Tuấn Anh" w:date="2019-07-05T22:57:00Z">
              <w:r w:rsidR="00086A32" w:rsidRPr="00D06CD8">
                <w:rPr>
                  <w:b/>
                  <w:bCs/>
                  <w:sz w:val="24"/>
                </w:rPr>
                <w:t>Tuan</w:t>
              </w:r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Anh</w:t>
              </w:r>
            </w:ins>
          </w:p>
        </w:tc>
        <w:tc>
          <w:tcPr>
            <w:tcW w:w="978" w:type="dxa"/>
            <w:gridSpan w:val="2"/>
            <w:hideMark/>
            <w:tcPrChange w:id="451" w:author="Phạm Quang Thịnh" w:date="2019-07-05T19:51:00Z">
              <w:tcPr>
                <w:tcW w:w="978" w:type="dxa"/>
                <w:hideMark/>
              </w:tcPr>
            </w:tcPrChange>
          </w:tcPr>
          <w:p w14:paraId="7A8B06BF" w14:textId="5922291A" w:rsidR="005F3BAC" w:rsidRPr="00D06CD8" w:rsidRDefault="005F3BAC">
            <w:pPr>
              <w:rPr>
                <w:ins w:id="452" w:author="Hoan Ng" w:date="2017-03-20T22:18:00Z"/>
                <w:b/>
                <w:bCs/>
                <w:sz w:val="24"/>
              </w:rPr>
            </w:pPr>
            <w:ins w:id="45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54" w:author="Hứa Văn Tuấn Anh" w:date="2019-07-05T23:00:00Z">
              <w:r w:rsidR="00086A32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455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428ED083" w14:textId="77777777" w:rsidR="005F3BAC" w:rsidRPr="00D06CD8" w:rsidRDefault="005F3BAC">
            <w:pPr>
              <w:rPr>
                <w:ins w:id="456" w:author="Hoan Ng" w:date="2017-03-20T22:18:00Z"/>
                <w:b/>
                <w:bCs/>
                <w:sz w:val="24"/>
              </w:rPr>
            </w:pPr>
            <w:ins w:id="45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0292CEE1" w14:textId="77777777" w:rsidTr="00123FAF">
        <w:trPr>
          <w:trHeight w:val="300"/>
          <w:ins w:id="458" w:author="Hoan Ng" w:date="2017-03-20T22:18:00Z"/>
          <w:trPrChange w:id="459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460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3B06D1DA" w14:textId="77777777" w:rsidR="005F3BAC" w:rsidRPr="00D06CD8" w:rsidRDefault="005F3BAC">
            <w:pPr>
              <w:rPr>
                <w:ins w:id="461" w:author="Hoan Ng" w:date="2017-03-20T22:18:00Z"/>
                <w:b/>
                <w:bCs/>
                <w:sz w:val="24"/>
              </w:rPr>
            </w:pPr>
            <w:ins w:id="46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4702" w:type="dxa"/>
            <w:gridSpan w:val="2"/>
            <w:hideMark/>
            <w:tcPrChange w:id="463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0FAD74CF" w14:textId="77777777" w:rsidR="005F3BAC" w:rsidRPr="00D06CD8" w:rsidRDefault="005F3BAC">
            <w:pPr>
              <w:rPr>
                <w:ins w:id="464" w:author="Hoan Ng" w:date="2017-03-20T22:18:00Z"/>
                <w:b/>
                <w:bCs/>
                <w:sz w:val="24"/>
              </w:rPr>
            </w:pPr>
            <w:ins w:id="465" w:author="Hoan Ng" w:date="2017-03-20T22:18:00Z">
              <w:r w:rsidRPr="00D06CD8">
                <w:rPr>
                  <w:b/>
                  <w:bCs/>
                  <w:sz w:val="24"/>
                </w:rPr>
                <w:t>Chương 4: Cài đặt</w:t>
              </w:r>
            </w:ins>
          </w:p>
        </w:tc>
        <w:tc>
          <w:tcPr>
            <w:tcW w:w="1027" w:type="dxa"/>
            <w:gridSpan w:val="2"/>
            <w:hideMark/>
            <w:tcPrChange w:id="466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0C66F029" w14:textId="77777777" w:rsidR="005F3BAC" w:rsidRPr="00D06CD8" w:rsidRDefault="005F3BAC">
            <w:pPr>
              <w:rPr>
                <w:ins w:id="467" w:author="Hoan Ng" w:date="2017-03-20T22:18:00Z"/>
                <w:b/>
                <w:bCs/>
                <w:sz w:val="24"/>
              </w:rPr>
            </w:pPr>
            <w:ins w:id="46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469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641808E5" w14:textId="77777777" w:rsidR="005F3BAC" w:rsidRPr="00D06CD8" w:rsidRDefault="005F3BAC">
            <w:pPr>
              <w:rPr>
                <w:ins w:id="470" w:author="Hoan Ng" w:date="2017-03-20T22:18:00Z"/>
                <w:b/>
                <w:bCs/>
                <w:sz w:val="24"/>
              </w:rPr>
            </w:pPr>
            <w:ins w:id="47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472" w:author="Phạm Quang Thịnh" w:date="2019-07-05T19:51:00Z">
              <w:tcPr>
                <w:tcW w:w="978" w:type="dxa"/>
                <w:hideMark/>
              </w:tcPr>
            </w:tcPrChange>
          </w:tcPr>
          <w:p w14:paraId="091A1548" w14:textId="77777777" w:rsidR="005F3BAC" w:rsidRPr="00D06CD8" w:rsidRDefault="005F3BAC">
            <w:pPr>
              <w:rPr>
                <w:ins w:id="473" w:author="Hoan Ng" w:date="2017-03-20T22:18:00Z"/>
                <w:b/>
                <w:bCs/>
                <w:sz w:val="24"/>
              </w:rPr>
            </w:pPr>
            <w:ins w:id="474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790" w:type="dxa"/>
            <w:gridSpan w:val="2"/>
            <w:hideMark/>
            <w:tcPrChange w:id="475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48AF27B3" w14:textId="77777777" w:rsidR="005F3BAC" w:rsidRPr="00D06CD8" w:rsidRDefault="005F3BAC">
            <w:pPr>
              <w:rPr>
                <w:ins w:id="476" w:author="Hoan Ng" w:date="2017-03-20T22:18:00Z"/>
                <w:b/>
                <w:bCs/>
                <w:sz w:val="24"/>
              </w:rPr>
            </w:pPr>
            <w:ins w:id="47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2474AC26" w14:textId="77777777" w:rsidTr="00123FAF">
        <w:trPr>
          <w:trHeight w:val="300"/>
          <w:ins w:id="478" w:author="Hoan Ng" w:date="2017-03-20T22:18:00Z"/>
          <w:trPrChange w:id="479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480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551740D7" w14:textId="6B145E98" w:rsidR="005F3BAC" w:rsidRPr="00D06CD8" w:rsidRDefault="005F3BAC">
            <w:pPr>
              <w:rPr>
                <w:ins w:id="481" w:author="Hoan Ng" w:date="2017-03-20T22:18:00Z"/>
                <w:b/>
                <w:bCs/>
                <w:sz w:val="24"/>
              </w:rPr>
            </w:pPr>
            <w:ins w:id="48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83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4702" w:type="dxa"/>
            <w:gridSpan w:val="2"/>
            <w:hideMark/>
            <w:tcPrChange w:id="484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781F4D4C" w14:textId="02F37F14" w:rsidR="005F3BAC" w:rsidRPr="00D06CD8" w:rsidRDefault="005F3BAC" w:rsidP="005F3BAC">
            <w:pPr>
              <w:rPr>
                <w:ins w:id="485" w:author="Hoan Ng" w:date="2017-03-20T22:18:00Z"/>
                <w:b/>
                <w:bCs/>
                <w:sz w:val="24"/>
                <w:lang w:val="vi-VN"/>
                <w:rPrChange w:id="486" w:author="Hứa Văn Tuấn Anh" w:date="2019-07-05T23:01:00Z">
                  <w:rPr>
                    <w:ins w:id="487" w:author="Hoan Ng" w:date="2017-03-20T22:18:00Z"/>
                    <w:b/>
                    <w:bCs/>
                  </w:rPr>
                </w:rPrChange>
              </w:rPr>
            </w:pPr>
            <w:ins w:id="488" w:author="Hoan Ng" w:date="2017-03-20T22:18:00Z">
              <w:r w:rsidRPr="00D06CD8">
                <w:rPr>
                  <w:b/>
                  <w:bCs/>
                  <w:sz w:val="24"/>
                </w:rPr>
                <w:t>4.</w:t>
              </w:r>
              <w:proofErr w:type="gramStart"/>
              <w:r w:rsidRPr="00D06CD8">
                <w:rPr>
                  <w:b/>
                  <w:bCs/>
                  <w:sz w:val="24"/>
                </w:rPr>
                <w:t>1.</w:t>
              </w:r>
            </w:ins>
            <w:ins w:id="489" w:author="Hứa Văn Tuấn Anh" w:date="2019-07-05T23:01:00Z">
              <w:r w:rsidR="00086A32" w:rsidRPr="00D06CD8">
                <w:rPr>
                  <w:b/>
                  <w:bCs/>
                  <w:sz w:val="24"/>
                </w:rPr>
                <w:t>Công</w:t>
              </w:r>
              <w:proofErr w:type="gramEnd"/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nghệ sử dụng</w:t>
              </w:r>
            </w:ins>
          </w:p>
        </w:tc>
        <w:tc>
          <w:tcPr>
            <w:tcW w:w="1027" w:type="dxa"/>
            <w:gridSpan w:val="2"/>
            <w:hideMark/>
            <w:tcPrChange w:id="490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63E5619B" w14:textId="77777777" w:rsidR="005F3BAC" w:rsidRPr="00D06CD8" w:rsidRDefault="005F3BAC">
            <w:pPr>
              <w:rPr>
                <w:ins w:id="491" w:author="Hoan Ng" w:date="2017-03-20T22:18:00Z"/>
                <w:b/>
                <w:bCs/>
                <w:sz w:val="24"/>
              </w:rPr>
            </w:pPr>
            <w:ins w:id="49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493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71DE6108" w14:textId="77777777" w:rsidR="005F3BAC" w:rsidRPr="00D06CD8" w:rsidRDefault="005F3BAC">
            <w:pPr>
              <w:rPr>
                <w:ins w:id="494" w:author="Hoan Ng" w:date="2017-03-20T22:18:00Z"/>
                <w:b/>
                <w:bCs/>
                <w:sz w:val="24"/>
              </w:rPr>
            </w:pPr>
            <w:ins w:id="495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496" w:author="Phạm Quang Thịnh" w:date="2019-07-05T19:51:00Z">
              <w:tcPr>
                <w:tcW w:w="978" w:type="dxa"/>
                <w:hideMark/>
              </w:tcPr>
            </w:tcPrChange>
          </w:tcPr>
          <w:p w14:paraId="7B3D550E" w14:textId="3A77678D" w:rsidR="005F3BAC" w:rsidRPr="00D06CD8" w:rsidRDefault="005F3BAC">
            <w:pPr>
              <w:rPr>
                <w:ins w:id="497" w:author="Hoan Ng" w:date="2017-03-20T22:18:00Z"/>
                <w:b/>
                <w:bCs/>
                <w:sz w:val="24"/>
              </w:rPr>
            </w:pPr>
            <w:ins w:id="49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499" w:author="Hứa Văn Tuấn Anh" w:date="2019-07-05T23:02:00Z">
              <w:r w:rsidR="00086A32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500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7AF502AD" w14:textId="77777777" w:rsidR="005F3BAC" w:rsidRPr="00D06CD8" w:rsidRDefault="005F3BAC">
            <w:pPr>
              <w:rPr>
                <w:ins w:id="501" w:author="Hoan Ng" w:date="2017-03-20T22:18:00Z"/>
                <w:b/>
                <w:bCs/>
                <w:sz w:val="24"/>
              </w:rPr>
            </w:pPr>
            <w:ins w:id="50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5DCD9365" w14:textId="77777777" w:rsidTr="00123FAF">
        <w:trPr>
          <w:trHeight w:val="300"/>
          <w:ins w:id="503" w:author="Hoan Ng" w:date="2017-03-20T22:18:00Z"/>
          <w:trPrChange w:id="504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505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2AFCE6AD" w14:textId="2D51EE1C" w:rsidR="005F3BAC" w:rsidRPr="00D06CD8" w:rsidRDefault="005F3BAC">
            <w:pPr>
              <w:rPr>
                <w:ins w:id="506" w:author="Hoan Ng" w:date="2017-03-20T22:18:00Z"/>
                <w:b/>
                <w:bCs/>
                <w:sz w:val="24"/>
              </w:rPr>
            </w:pPr>
            <w:ins w:id="50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508" w:author="Hứa Văn Tuấn Anh" w:date="2019-07-05T23:04:00Z">
              <w:r w:rsidR="00795B2D" w:rsidRPr="00D06CD8">
                <w:rPr>
                  <w:b/>
                  <w:bCs/>
                  <w:sz w:val="24"/>
                </w:rPr>
                <w:t>2</w:t>
              </w:r>
            </w:ins>
          </w:p>
        </w:tc>
        <w:tc>
          <w:tcPr>
            <w:tcW w:w="4702" w:type="dxa"/>
            <w:gridSpan w:val="2"/>
            <w:hideMark/>
            <w:tcPrChange w:id="509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432A4F84" w14:textId="7FA75B0E" w:rsidR="005F3BAC" w:rsidRPr="00D06CD8" w:rsidRDefault="005F3BAC" w:rsidP="005F3BAC">
            <w:pPr>
              <w:rPr>
                <w:ins w:id="510" w:author="Hoan Ng" w:date="2017-03-20T22:18:00Z"/>
                <w:b/>
                <w:bCs/>
                <w:sz w:val="24"/>
                <w:lang w:val="vi-VN"/>
                <w:rPrChange w:id="511" w:author="Hứa Văn Tuấn Anh" w:date="2019-07-05T23:01:00Z">
                  <w:rPr>
                    <w:ins w:id="512" w:author="Hoan Ng" w:date="2017-03-20T22:18:00Z"/>
                    <w:b/>
                    <w:bCs/>
                  </w:rPr>
                </w:rPrChange>
              </w:rPr>
            </w:pPr>
            <w:ins w:id="513" w:author="Hoan Ng" w:date="2017-03-20T22:18:00Z">
              <w:r w:rsidRPr="00D06CD8">
                <w:rPr>
                  <w:b/>
                  <w:bCs/>
                  <w:sz w:val="24"/>
                </w:rPr>
                <w:t>4.</w:t>
              </w:r>
              <w:proofErr w:type="gramStart"/>
              <w:r w:rsidRPr="00D06CD8">
                <w:rPr>
                  <w:b/>
                  <w:bCs/>
                  <w:sz w:val="24"/>
                </w:rPr>
                <w:t>2.</w:t>
              </w:r>
            </w:ins>
            <w:ins w:id="514" w:author="Hứa Văn Tuấn Anh" w:date="2019-07-05T23:01:00Z">
              <w:r w:rsidR="00086A32" w:rsidRPr="00D06CD8">
                <w:rPr>
                  <w:b/>
                  <w:bCs/>
                  <w:sz w:val="24"/>
                </w:rPr>
                <w:t>Vấn</w:t>
              </w:r>
              <w:proofErr w:type="gramEnd"/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đề khi cài đặt</w:t>
              </w:r>
            </w:ins>
          </w:p>
        </w:tc>
        <w:tc>
          <w:tcPr>
            <w:tcW w:w="1027" w:type="dxa"/>
            <w:gridSpan w:val="2"/>
            <w:hideMark/>
            <w:tcPrChange w:id="515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49395E88" w14:textId="77777777" w:rsidR="005F3BAC" w:rsidRPr="00D06CD8" w:rsidRDefault="005F3BAC">
            <w:pPr>
              <w:rPr>
                <w:ins w:id="516" w:author="Hoan Ng" w:date="2017-03-20T22:18:00Z"/>
                <w:b/>
                <w:bCs/>
                <w:sz w:val="24"/>
              </w:rPr>
            </w:pPr>
            <w:ins w:id="51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518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38EC709B" w14:textId="77777777" w:rsidR="005F3BAC" w:rsidRPr="00D06CD8" w:rsidRDefault="005F3BAC">
            <w:pPr>
              <w:rPr>
                <w:ins w:id="519" w:author="Hoan Ng" w:date="2017-03-20T22:18:00Z"/>
                <w:b/>
                <w:bCs/>
                <w:sz w:val="24"/>
              </w:rPr>
            </w:pPr>
            <w:ins w:id="520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521" w:author="Phạm Quang Thịnh" w:date="2019-07-05T19:51:00Z">
              <w:tcPr>
                <w:tcW w:w="978" w:type="dxa"/>
                <w:hideMark/>
              </w:tcPr>
            </w:tcPrChange>
          </w:tcPr>
          <w:p w14:paraId="61A8C50C" w14:textId="06AC759E" w:rsidR="005F3BAC" w:rsidRPr="00D06CD8" w:rsidRDefault="005F3BAC">
            <w:pPr>
              <w:rPr>
                <w:ins w:id="522" w:author="Hoan Ng" w:date="2017-03-20T22:18:00Z"/>
                <w:b/>
                <w:bCs/>
                <w:sz w:val="24"/>
              </w:rPr>
            </w:pPr>
            <w:ins w:id="52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524" w:author="Hứa Văn Tuấn Anh" w:date="2019-07-05T23:02:00Z">
              <w:r w:rsidR="00086A32"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525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229C35ED" w14:textId="77777777" w:rsidR="005F3BAC" w:rsidRPr="00D06CD8" w:rsidRDefault="005F3BAC">
            <w:pPr>
              <w:rPr>
                <w:ins w:id="526" w:author="Hoan Ng" w:date="2017-03-20T22:18:00Z"/>
                <w:b/>
                <w:bCs/>
                <w:sz w:val="24"/>
              </w:rPr>
            </w:pPr>
            <w:ins w:id="52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406C40F0" w14:textId="77777777" w:rsidTr="00123FAF">
        <w:trPr>
          <w:trHeight w:val="300"/>
          <w:ins w:id="528" w:author="Hoan Ng" w:date="2017-03-20T22:18:00Z"/>
          <w:trPrChange w:id="529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530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329C82C7" w14:textId="3872DB97" w:rsidR="005F3BAC" w:rsidRPr="00D06CD8" w:rsidRDefault="005F3BAC">
            <w:pPr>
              <w:rPr>
                <w:ins w:id="531" w:author="Hoan Ng" w:date="2017-03-20T22:18:00Z"/>
                <w:b/>
                <w:bCs/>
                <w:sz w:val="24"/>
              </w:rPr>
            </w:pPr>
            <w:ins w:id="53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533" w:author="Hứa Văn Tuấn Anh" w:date="2019-07-05T23:05:00Z">
              <w:r w:rsidR="00795B2D" w:rsidRPr="00D06CD8">
                <w:rPr>
                  <w:b/>
                  <w:bCs/>
                  <w:sz w:val="24"/>
                </w:rPr>
                <w:t>3</w:t>
              </w:r>
            </w:ins>
          </w:p>
        </w:tc>
        <w:tc>
          <w:tcPr>
            <w:tcW w:w="4702" w:type="dxa"/>
            <w:gridSpan w:val="2"/>
            <w:hideMark/>
            <w:tcPrChange w:id="534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3951D426" w14:textId="05B4C6A8" w:rsidR="005F3BAC" w:rsidRPr="00D06CD8" w:rsidRDefault="005F3BAC" w:rsidP="005F3BAC">
            <w:pPr>
              <w:rPr>
                <w:ins w:id="535" w:author="Hoan Ng" w:date="2017-03-20T22:18:00Z"/>
                <w:b/>
                <w:bCs/>
                <w:sz w:val="24"/>
                <w:lang w:val="vi-VN"/>
                <w:rPrChange w:id="536" w:author="Hứa Văn Tuấn Anh" w:date="2019-07-05T23:01:00Z">
                  <w:rPr>
                    <w:ins w:id="537" w:author="Hoan Ng" w:date="2017-03-20T22:18:00Z"/>
                    <w:b/>
                    <w:bCs/>
                  </w:rPr>
                </w:rPrChange>
              </w:rPr>
            </w:pPr>
            <w:ins w:id="538" w:author="Hoan Ng" w:date="2017-03-20T22:18:00Z">
              <w:r w:rsidRPr="00D06CD8">
                <w:rPr>
                  <w:b/>
                  <w:bCs/>
                  <w:sz w:val="24"/>
                </w:rPr>
                <w:t>4.</w:t>
              </w:r>
              <w:del w:id="539" w:author="Hứa Văn Tuấn Anh" w:date="2019-07-05T23:01:00Z">
                <w:r w:rsidRPr="00D06CD8" w:rsidDel="00086A32">
                  <w:rPr>
                    <w:b/>
                    <w:bCs/>
                    <w:sz w:val="24"/>
                  </w:rPr>
                  <w:delText>3</w:delText>
                </w:r>
              </w:del>
            </w:ins>
            <w:proofErr w:type="gramStart"/>
            <w:ins w:id="540" w:author="Hứa Văn Tuấn Anh" w:date="2019-07-05T23:01:00Z">
              <w:r w:rsidR="00086A32" w:rsidRPr="00D06CD8">
                <w:rPr>
                  <w:b/>
                  <w:bCs/>
                  <w:sz w:val="24"/>
                </w:rPr>
                <w:t>3</w:t>
              </w:r>
              <w:r w:rsidR="00086A32" w:rsidRPr="00D06CD8">
                <w:rPr>
                  <w:b/>
                  <w:bCs/>
                  <w:sz w:val="24"/>
                  <w:lang w:val="vi-VN"/>
                </w:rPr>
                <w:t>.Mô</w:t>
              </w:r>
              <w:proofErr w:type="gramEnd"/>
              <w:r w:rsidR="00086A32" w:rsidRPr="00D06CD8">
                <w:rPr>
                  <w:b/>
                  <w:bCs/>
                  <w:sz w:val="24"/>
                  <w:lang w:val="vi-VN"/>
                </w:rPr>
                <w:t xml:space="preserve"> tả giải pháp &amp; kỹ </w:t>
              </w:r>
            </w:ins>
            <w:ins w:id="541" w:author="Hứa Văn Tuấn Anh" w:date="2019-07-05T23:02:00Z">
              <w:r w:rsidR="00086A32" w:rsidRPr="00D06CD8">
                <w:rPr>
                  <w:b/>
                  <w:bCs/>
                  <w:sz w:val="24"/>
                  <w:lang w:val="vi-VN"/>
                </w:rPr>
                <w:t>thuật</w:t>
              </w:r>
            </w:ins>
          </w:p>
        </w:tc>
        <w:tc>
          <w:tcPr>
            <w:tcW w:w="1027" w:type="dxa"/>
            <w:gridSpan w:val="2"/>
            <w:hideMark/>
            <w:tcPrChange w:id="542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13449711" w14:textId="395135D5" w:rsidR="005F3BAC" w:rsidRPr="00D06CD8" w:rsidRDefault="005F3BAC">
            <w:pPr>
              <w:rPr>
                <w:ins w:id="543" w:author="Hoan Ng" w:date="2017-03-20T22:18:00Z"/>
                <w:b/>
                <w:bCs/>
                <w:sz w:val="24"/>
              </w:rPr>
            </w:pPr>
            <w:ins w:id="544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545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496411CF" w14:textId="77777777" w:rsidR="005F3BAC" w:rsidRPr="00D06CD8" w:rsidRDefault="005F3BAC">
            <w:pPr>
              <w:rPr>
                <w:ins w:id="546" w:author="Hoan Ng" w:date="2017-03-20T22:18:00Z"/>
                <w:b/>
                <w:bCs/>
                <w:sz w:val="24"/>
              </w:rPr>
            </w:pPr>
            <w:ins w:id="54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548" w:author="Phạm Quang Thịnh" w:date="2019-07-05T19:51:00Z">
              <w:tcPr>
                <w:tcW w:w="978" w:type="dxa"/>
                <w:hideMark/>
              </w:tcPr>
            </w:tcPrChange>
          </w:tcPr>
          <w:p w14:paraId="1F0C199A" w14:textId="77777777" w:rsidR="005F3BAC" w:rsidRPr="00D06CD8" w:rsidRDefault="005F3BAC">
            <w:pPr>
              <w:rPr>
                <w:ins w:id="549" w:author="Hoan Ng" w:date="2017-03-20T22:18:00Z"/>
                <w:b/>
                <w:bCs/>
                <w:sz w:val="24"/>
              </w:rPr>
            </w:pPr>
            <w:ins w:id="550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790" w:type="dxa"/>
            <w:gridSpan w:val="2"/>
            <w:hideMark/>
            <w:tcPrChange w:id="551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2E3EF5E6" w14:textId="77777777" w:rsidR="005F3BAC" w:rsidRPr="00D06CD8" w:rsidRDefault="005F3BAC">
            <w:pPr>
              <w:rPr>
                <w:ins w:id="552" w:author="Hoan Ng" w:date="2017-03-20T22:18:00Z"/>
                <w:b/>
                <w:bCs/>
                <w:sz w:val="24"/>
              </w:rPr>
            </w:pPr>
            <w:ins w:id="55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21C807D0" w14:textId="77777777" w:rsidTr="00123FAF">
        <w:trPr>
          <w:trHeight w:val="300"/>
          <w:ins w:id="554" w:author="Hoan Ng" w:date="2017-03-20T22:18:00Z"/>
          <w:trPrChange w:id="555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556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1403FC80" w14:textId="77777777" w:rsidR="005F3BAC" w:rsidRPr="00D06CD8" w:rsidRDefault="005F3BAC">
            <w:pPr>
              <w:rPr>
                <w:ins w:id="557" w:author="Hoan Ng" w:date="2017-03-20T22:18:00Z"/>
                <w:b/>
                <w:bCs/>
                <w:sz w:val="24"/>
              </w:rPr>
            </w:pPr>
            <w:ins w:id="55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4702" w:type="dxa"/>
            <w:gridSpan w:val="2"/>
            <w:hideMark/>
            <w:tcPrChange w:id="559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77FA6EA6" w14:textId="77777777" w:rsidR="005F3BAC" w:rsidRPr="00D06CD8" w:rsidRDefault="005F3BAC">
            <w:pPr>
              <w:rPr>
                <w:ins w:id="560" w:author="Hoan Ng" w:date="2017-03-20T22:18:00Z"/>
                <w:b/>
                <w:bCs/>
                <w:sz w:val="24"/>
              </w:rPr>
            </w:pPr>
            <w:ins w:id="561" w:author="Hoan Ng" w:date="2017-03-20T22:18:00Z">
              <w:r w:rsidRPr="00D06CD8">
                <w:rPr>
                  <w:b/>
                  <w:bCs/>
                  <w:sz w:val="24"/>
                </w:rPr>
                <w:t>Chương 5: Kiểm thử</w:t>
              </w:r>
            </w:ins>
          </w:p>
        </w:tc>
        <w:tc>
          <w:tcPr>
            <w:tcW w:w="1027" w:type="dxa"/>
            <w:gridSpan w:val="2"/>
            <w:hideMark/>
            <w:tcPrChange w:id="562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5D73C054" w14:textId="6F6741BE" w:rsidR="005F3BAC" w:rsidRPr="00D06CD8" w:rsidRDefault="005F3BAC">
            <w:pPr>
              <w:rPr>
                <w:ins w:id="563" w:author="Hoan Ng" w:date="2017-03-20T22:18:00Z"/>
                <w:b/>
                <w:bCs/>
                <w:sz w:val="24"/>
              </w:rPr>
            </w:pPr>
            <w:ins w:id="564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565" w:author="Hứa Văn Tuấn Anh" w:date="2019-07-05T23:00:00Z">
              <w:r w:rsidR="00086A32"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566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3CA63141" w14:textId="03E121FA" w:rsidR="005F3BAC" w:rsidRPr="00D06CD8" w:rsidRDefault="005F3BAC">
            <w:pPr>
              <w:rPr>
                <w:ins w:id="567" w:author="Hoan Ng" w:date="2017-03-20T22:18:00Z"/>
                <w:b/>
                <w:bCs/>
                <w:sz w:val="24"/>
              </w:rPr>
            </w:pPr>
            <w:ins w:id="56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569" w:author="Hứa Văn Tuấn Anh" w:date="2019-07-05T23:00:00Z">
              <w:r w:rsidR="00086A32" w:rsidRPr="00D06CD8">
                <w:rPr>
                  <w:b/>
                  <w:bCs/>
                  <w:sz w:val="24"/>
                </w:rPr>
                <w:t>Thinh</w:t>
              </w:r>
            </w:ins>
          </w:p>
        </w:tc>
        <w:tc>
          <w:tcPr>
            <w:tcW w:w="978" w:type="dxa"/>
            <w:gridSpan w:val="2"/>
            <w:hideMark/>
            <w:tcPrChange w:id="570" w:author="Phạm Quang Thịnh" w:date="2019-07-05T19:51:00Z">
              <w:tcPr>
                <w:tcW w:w="978" w:type="dxa"/>
                <w:hideMark/>
              </w:tcPr>
            </w:tcPrChange>
          </w:tcPr>
          <w:p w14:paraId="4EBC632E" w14:textId="5546B2FA" w:rsidR="005F3BAC" w:rsidRPr="00D06CD8" w:rsidRDefault="005F3BAC">
            <w:pPr>
              <w:rPr>
                <w:ins w:id="571" w:author="Hoan Ng" w:date="2017-03-20T22:18:00Z"/>
                <w:b/>
                <w:bCs/>
                <w:sz w:val="24"/>
              </w:rPr>
            </w:pPr>
            <w:ins w:id="57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573" w:author="Hứa Văn Tuấn Anh" w:date="2019-07-05T23:17:00Z">
              <w:r w:rsidR="00CC20C0" w:rsidRPr="00D06CD8">
                <w:rPr>
                  <w:b/>
                  <w:bCs/>
                  <w:sz w:val="24"/>
                </w:rPr>
                <w:t>10</w:t>
              </w:r>
            </w:ins>
            <w:ins w:id="574" w:author="Hứa Văn Tuấn Anh" w:date="2019-07-05T23:01:00Z">
              <w:r w:rsidR="00086A32" w:rsidRPr="00D06CD8">
                <w:rPr>
                  <w:b/>
                  <w:bCs/>
                  <w:sz w:val="24"/>
                </w:rPr>
                <w:t>0</w:t>
              </w:r>
            </w:ins>
          </w:p>
        </w:tc>
        <w:tc>
          <w:tcPr>
            <w:tcW w:w="790" w:type="dxa"/>
            <w:gridSpan w:val="2"/>
            <w:hideMark/>
            <w:tcPrChange w:id="575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2C35AA03" w14:textId="77777777" w:rsidR="005F3BAC" w:rsidRPr="00D06CD8" w:rsidRDefault="005F3BAC">
            <w:pPr>
              <w:rPr>
                <w:ins w:id="576" w:author="Hoan Ng" w:date="2017-03-20T22:18:00Z"/>
                <w:b/>
                <w:bCs/>
                <w:sz w:val="24"/>
              </w:rPr>
            </w:pPr>
            <w:ins w:id="57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196FFD71" w14:textId="77777777" w:rsidTr="00123FAF">
        <w:trPr>
          <w:trHeight w:val="300"/>
          <w:ins w:id="578" w:author="Hoan Ng" w:date="2017-03-20T22:18:00Z"/>
          <w:trPrChange w:id="579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580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11E07E6C" w14:textId="77777777" w:rsidR="005F3BAC" w:rsidRPr="00D06CD8" w:rsidRDefault="005F3BAC">
            <w:pPr>
              <w:rPr>
                <w:ins w:id="581" w:author="Hoan Ng" w:date="2017-03-20T22:18:00Z"/>
                <w:b/>
                <w:bCs/>
                <w:sz w:val="24"/>
              </w:rPr>
            </w:pPr>
            <w:ins w:id="58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4702" w:type="dxa"/>
            <w:gridSpan w:val="2"/>
            <w:hideMark/>
            <w:tcPrChange w:id="583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6C5EB020" w14:textId="77777777" w:rsidR="005F3BAC" w:rsidRPr="00D06CD8" w:rsidRDefault="005F3BAC">
            <w:pPr>
              <w:rPr>
                <w:ins w:id="584" w:author="Hoan Ng" w:date="2017-03-20T22:18:00Z"/>
                <w:b/>
                <w:bCs/>
                <w:sz w:val="24"/>
              </w:rPr>
            </w:pPr>
            <w:ins w:id="585" w:author="Hoan Ng" w:date="2017-03-20T22:18:00Z">
              <w:r w:rsidRPr="00D06CD8">
                <w:rPr>
                  <w:b/>
                  <w:bCs/>
                  <w:sz w:val="24"/>
                </w:rPr>
                <w:t>Chương 6: Kết luận</w:t>
              </w:r>
            </w:ins>
          </w:p>
        </w:tc>
        <w:tc>
          <w:tcPr>
            <w:tcW w:w="1027" w:type="dxa"/>
            <w:gridSpan w:val="2"/>
            <w:hideMark/>
            <w:tcPrChange w:id="586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0797B2FD" w14:textId="690C311C" w:rsidR="005F3BAC" w:rsidRPr="00D06CD8" w:rsidRDefault="005F3BAC">
            <w:pPr>
              <w:rPr>
                <w:ins w:id="587" w:author="Hoan Ng" w:date="2017-03-20T22:18:00Z"/>
                <w:b/>
                <w:bCs/>
                <w:sz w:val="24"/>
              </w:rPr>
            </w:pPr>
            <w:ins w:id="58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589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61BA5505" w14:textId="279DBA98" w:rsidR="005F3BAC" w:rsidRPr="00D06CD8" w:rsidRDefault="005F3BAC">
            <w:pPr>
              <w:rPr>
                <w:ins w:id="590" w:author="Hoan Ng" w:date="2017-03-20T22:18:00Z"/>
                <w:b/>
                <w:bCs/>
                <w:sz w:val="24"/>
              </w:rPr>
            </w:pPr>
            <w:ins w:id="59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592" w:author="Phạm Quang Thịnh" w:date="2019-07-05T19:51:00Z">
              <w:tcPr>
                <w:tcW w:w="978" w:type="dxa"/>
                <w:hideMark/>
              </w:tcPr>
            </w:tcPrChange>
          </w:tcPr>
          <w:p w14:paraId="445C9B19" w14:textId="77777777" w:rsidR="005F3BAC" w:rsidRPr="00D06CD8" w:rsidRDefault="005F3BAC">
            <w:pPr>
              <w:rPr>
                <w:ins w:id="593" w:author="Hoan Ng" w:date="2017-03-20T22:18:00Z"/>
                <w:b/>
                <w:bCs/>
                <w:sz w:val="24"/>
              </w:rPr>
            </w:pPr>
            <w:ins w:id="594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790" w:type="dxa"/>
            <w:gridSpan w:val="2"/>
            <w:hideMark/>
            <w:tcPrChange w:id="595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2FB6F8B5" w14:textId="77777777" w:rsidR="005F3BAC" w:rsidRPr="00D06CD8" w:rsidRDefault="005F3BAC">
            <w:pPr>
              <w:rPr>
                <w:ins w:id="596" w:author="Hoan Ng" w:date="2017-03-20T22:18:00Z"/>
                <w:b/>
                <w:bCs/>
                <w:sz w:val="24"/>
              </w:rPr>
            </w:pPr>
            <w:ins w:id="59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4A16D28F" w14:textId="77777777" w:rsidTr="00123FAF">
        <w:trPr>
          <w:trHeight w:val="300"/>
          <w:ins w:id="598" w:author="Hoan Ng" w:date="2017-03-20T22:18:00Z"/>
          <w:trPrChange w:id="599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600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785A88AD" w14:textId="77777777" w:rsidR="005F3BAC" w:rsidRPr="00D06CD8" w:rsidRDefault="005F3BAC">
            <w:pPr>
              <w:rPr>
                <w:ins w:id="601" w:author="Hoan Ng" w:date="2017-03-20T22:18:00Z"/>
                <w:b/>
                <w:bCs/>
                <w:sz w:val="24"/>
              </w:rPr>
            </w:pPr>
            <w:ins w:id="60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4702" w:type="dxa"/>
            <w:gridSpan w:val="2"/>
            <w:hideMark/>
            <w:tcPrChange w:id="603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443A50A1" w14:textId="77777777" w:rsidR="005F3BAC" w:rsidRPr="00D06CD8" w:rsidRDefault="005F3BAC">
            <w:pPr>
              <w:rPr>
                <w:ins w:id="604" w:author="Hoan Ng" w:date="2017-03-20T22:18:00Z"/>
                <w:b/>
                <w:bCs/>
                <w:sz w:val="24"/>
              </w:rPr>
            </w:pPr>
            <w:ins w:id="605" w:author="Hoan Ng" w:date="2017-03-20T22:18:00Z">
              <w:r w:rsidRPr="00D06CD8">
                <w:rPr>
                  <w:b/>
                  <w:bCs/>
                  <w:sz w:val="24"/>
                </w:rPr>
                <w:t>Tài liệu tham khảo</w:t>
              </w:r>
            </w:ins>
          </w:p>
        </w:tc>
        <w:tc>
          <w:tcPr>
            <w:tcW w:w="1027" w:type="dxa"/>
            <w:gridSpan w:val="2"/>
            <w:hideMark/>
            <w:tcPrChange w:id="606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0C340D07" w14:textId="77777777" w:rsidR="005F3BAC" w:rsidRPr="00D06CD8" w:rsidRDefault="005F3BAC">
            <w:pPr>
              <w:rPr>
                <w:ins w:id="607" w:author="Hoan Ng" w:date="2017-03-20T22:18:00Z"/>
                <w:b/>
                <w:bCs/>
                <w:sz w:val="24"/>
              </w:rPr>
            </w:pPr>
            <w:ins w:id="60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609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43E48588" w14:textId="77777777" w:rsidR="005F3BAC" w:rsidRPr="00D06CD8" w:rsidRDefault="005F3BAC">
            <w:pPr>
              <w:rPr>
                <w:ins w:id="610" w:author="Hoan Ng" w:date="2017-03-20T22:18:00Z"/>
                <w:b/>
                <w:bCs/>
                <w:sz w:val="24"/>
              </w:rPr>
            </w:pPr>
            <w:ins w:id="61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612" w:author="Phạm Quang Thịnh" w:date="2019-07-05T19:51:00Z">
              <w:tcPr>
                <w:tcW w:w="978" w:type="dxa"/>
                <w:hideMark/>
              </w:tcPr>
            </w:tcPrChange>
          </w:tcPr>
          <w:p w14:paraId="30E390E4" w14:textId="77777777" w:rsidR="005F3BAC" w:rsidRPr="00D06CD8" w:rsidRDefault="005F3BAC">
            <w:pPr>
              <w:rPr>
                <w:ins w:id="613" w:author="Hoan Ng" w:date="2017-03-20T22:18:00Z"/>
                <w:b/>
                <w:bCs/>
                <w:sz w:val="24"/>
              </w:rPr>
            </w:pPr>
            <w:ins w:id="614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790" w:type="dxa"/>
            <w:gridSpan w:val="2"/>
            <w:hideMark/>
            <w:tcPrChange w:id="615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253A568B" w14:textId="77777777" w:rsidR="005F3BAC" w:rsidRPr="00D06CD8" w:rsidRDefault="005F3BAC">
            <w:pPr>
              <w:rPr>
                <w:ins w:id="616" w:author="Hoan Ng" w:date="2017-03-20T22:18:00Z"/>
                <w:b/>
                <w:bCs/>
                <w:sz w:val="24"/>
              </w:rPr>
            </w:pPr>
            <w:ins w:id="61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5F3BAC" w:rsidRPr="00D06CD8" w14:paraId="41DB5002" w14:textId="77777777" w:rsidTr="00123FAF">
        <w:trPr>
          <w:trHeight w:val="300"/>
          <w:ins w:id="618" w:author="Hoan Ng" w:date="2017-03-20T22:18:00Z"/>
          <w:trPrChange w:id="619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350" w:type="dxa"/>
            <w:gridSpan w:val="11"/>
            <w:hideMark/>
            <w:tcPrChange w:id="620" w:author="Phạm Quang Thịnh" w:date="2019-07-05T19:51:00Z">
              <w:tcPr>
                <w:tcW w:w="9350" w:type="dxa"/>
                <w:gridSpan w:val="17"/>
                <w:hideMark/>
              </w:tcPr>
            </w:tcPrChange>
          </w:tcPr>
          <w:p w14:paraId="68989D66" w14:textId="77777777" w:rsidR="005F3BAC" w:rsidRPr="00D06CD8" w:rsidRDefault="005F3BAC">
            <w:pPr>
              <w:rPr>
                <w:ins w:id="621" w:author="Hoan Ng" w:date="2017-03-20T22:18:00Z"/>
                <w:b/>
                <w:bCs/>
                <w:sz w:val="24"/>
              </w:rPr>
            </w:pPr>
            <w:ins w:id="622" w:author="Hoan Ng" w:date="2017-03-20T22:18:00Z">
              <w:r w:rsidRPr="00D06CD8">
                <w:rPr>
                  <w:b/>
                  <w:bCs/>
                  <w:sz w:val="24"/>
                </w:rPr>
                <w:t>II. LẬP TRÌNH</w:t>
              </w:r>
            </w:ins>
          </w:p>
        </w:tc>
      </w:tr>
      <w:tr w:rsidR="004F3B7E" w:rsidRPr="00D06CD8" w14:paraId="1B2946CB" w14:textId="77777777" w:rsidTr="004F3B7E">
        <w:trPr>
          <w:trHeight w:val="300"/>
        </w:trPr>
        <w:tc>
          <w:tcPr>
            <w:tcW w:w="940" w:type="dxa"/>
            <w:hideMark/>
          </w:tcPr>
          <w:p w14:paraId="0391BFA7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</w:t>
            </w:r>
          </w:p>
        </w:tc>
        <w:tc>
          <w:tcPr>
            <w:tcW w:w="4376" w:type="dxa"/>
            <w:gridSpan w:val="2"/>
            <w:hideMark/>
          </w:tcPr>
          <w:p w14:paraId="09720B04" w14:textId="77777777" w:rsidR="004F3B7E" w:rsidRPr="00D06CD8" w:rsidRDefault="004F3B7E" w:rsidP="00621E6A">
            <w:pPr>
              <w:rPr>
                <w:b/>
                <w:bCs/>
                <w:sz w:val="24"/>
                <w:lang w:val="vi-VN"/>
              </w:rPr>
            </w:pPr>
            <w:r w:rsidRPr="00D06CD8">
              <w:rPr>
                <w:b/>
                <w:bCs/>
                <w:sz w:val="24"/>
              </w:rPr>
              <w:t>Thiết lập tài khoản</w:t>
            </w:r>
          </w:p>
        </w:tc>
        <w:tc>
          <w:tcPr>
            <w:tcW w:w="1027" w:type="dxa"/>
            <w:gridSpan w:val="2"/>
            <w:hideMark/>
          </w:tcPr>
          <w:p w14:paraId="771D4568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2</w:t>
            </w:r>
          </w:p>
        </w:tc>
        <w:tc>
          <w:tcPr>
            <w:tcW w:w="1251" w:type="dxa"/>
            <w:gridSpan w:val="3"/>
            <w:hideMark/>
          </w:tcPr>
          <w:p w14:paraId="38FCA663" w14:textId="77777777" w:rsidR="004F3B7E" w:rsidRPr="00D06CD8" w:rsidRDefault="004F3B7E" w:rsidP="00621E6A">
            <w:pPr>
              <w:rPr>
                <w:b/>
                <w:bCs/>
                <w:sz w:val="24"/>
                <w:lang w:val="vi-VN"/>
              </w:rPr>
            </w:pPr>
            <w:r w:rsidRPr="00D06CD8">
              <w:rPr>
                <w:b/>
                <w:bCs/>
                <w:sz w:val="24"/>
              </w:rPr>
              <w:t> Tuan</w:t>
            </w:r>
            <w:r w:rsidRPr="00D06CD8">
              <w:rPr>
                <w:b/>
                <w:bCs/>
                <w:sz w:val="24"/>
                <w:lang w:val="vi-VN"/>
              </w:rPr>
              <w:t xml:space="preserve"> Anh</w:t>
            </w:r>
          </w:p>
        </w:tc>
        <w:tc>
          <w:tcPr>
            <w:tcW w:w="978" w:type="dxa"/>
            <w:gridSpan w:val="2"/>
            <w:hideMark/>
          </w:tcPr>
          <w:p w14:paraId="4F87E454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100</w:t>
            </w:r>
          </w:p>
        </w:tc>
        <w:tc>
          <w:tcPr>
            <w:tcW w:w="778" w:type="dxa"/>
            <w:hideMark/>
          </w:tcPr>
          <w:p w14:paraId="2B4F457B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</w:t>
            </w:r>
          </w:p>
        </w:tc>
      </w:tr>
      <w:tr w:rsidR="004F3B7E" w:rsidRPr="00D06CD8" w14:paraId="42A6009F" w14:textId="77777777" w:rsidTr="004F3B7E">
        <w:trPr>
          <w:trHeight w:val="300"/>
        </w:trPr>
        <w:tc>
          <w:tcPr>
            <w:tcW w:w="940" w:type="dxa"/>
            <w:hideMark/>
          </w:tcPr>
          <w:p w14:paraId="198D9BB0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2</w:t>
            </w:r>
          </w:p>
        </w:tc>
        <w:tc>
          <w:tcPr>
            <w:tcW w:w="4376" w:type="dxa"/>
            <w:gridSpan w:val="2"/>
            <w:hideMark/>
          </w:tcPr>
          <w:p w14:paraId="689A5C6B" w14:textId="77777777" w:rsidR="004F3B7E" w:rsidRPr="00D06CD8" w:rsidRDefault="004F3B7E" w:rsidP="00621E6A">
            <w:pPr>
              <w:rPr>
                <w:b/>
                <w:bCs/>
                <w:sz w:val="24"/>
                <w:lang w:val="vi-VN"/>
              </w:rPr>
            </w:pPr>
            <w:r w:rsidRPr="00D06CD8">
              <w:rPr>
                <w:b/>
                <w:bCs/>
                <w:sz w:val="24"/>
              </w:rPr>
              <w:t>Quản lý nhân viên</w:t>
            </w:r>
          </w:p>
        </w:tc>
        <w:tc>
          <w:tcPr>
            <w:tcW w:w="1027" w:type="dxa"/>
            <w:gridSpan w:val="2"/>
            <w:hideMark/>
          </w:tcPr>
          <w:p w14:paraId="04D85888" w14:textId="77777777" w:rsidR="004F3B7E" w:rsidRPr="00D06CD8" w:rsidRDefault="004F3B7E" w:rsidP="00621E6A">
            <w:pPr>
              <w:rPr>
                <w:b/>
                <w:bCs/>
                <w:sz w:val="24"/>
                <w:lang w:val="vi-VN"/>
              </w:rPr>
            </w:pPr>
            <w:r w:rsidRPr="00D06CD8">
              <w:rPr>
                <w:b/>
                <w:bCs/>
                <w:sz w:val="24"/>
              </w:rPr>
              <w:t> 2</w:t>
            </w:r>
            <w:r w:rsidRPr="00D06CD8">
              <w:rPr>
                <w:b/>
                <w:bCs/>
                <w:sz w:val="24"/>
                <w:lang w:val="vi-VN"/>
              </w:rPr>
              <w:t>.5</w:t>
            </w:r>
          </w:p>
        </w:tc>
        <w:tc>
          <w:tcPr>
            <w:tcW w:w="1251" w:type="dxa"/>
            <w:gridSpan w:val="3"/>
            <w:hideMark/>
          </w:tcPr>
          <w:p w14:paraId="7AC8FCD8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Tuan</w:t>
            </w:r>
            <w:r w:rsidRPr="00D06CD8">
              <w:rPr>
                <w:b/>
                <w:bCs/>
                <w:sz w:val="24"/>
                <w:lang w:val="vi-VN"/>
              </w:rPr>
              <w:t xml:space="preserve"> Anh</w:t>
            </w:r>
          </w:p>
        </w:tc>
        <w:tc>
          <w:tcPr>
            <w:tcW w:w="978" w:type="dxa"/>
            <w:gridSpan w:val="2"/>
            <w:hideMark/>
          </w:tcPr>
          <w:p w14:paraId="0B98E774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100</w:t>
            </w:r>
          </w:p>
        </w:tc>
        <w:tc>
          <w:tcPr>
            <w:tcW w:w="778" w:type="dxa"/>
            <w:hideMark/>
          </w:tcPr>
          <w:p w14:paraId="03F3FFB9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</w:t>
            </w:r>
          </w:p>
        </w:tc>
      </w:tr>
      <w:tr w:rsidR="004F3B7E" w:rsidRPr="00D06CD8" w14:paraId="7F97B237" w14:textId="77777777" w:rsidTr="004F3B7E">
        <w:trPr>
          <w:trHeight w:val="300"/>
        </w:trPr>
        <w:tc>
          <w:tcPr>
            <w:tcW w:w="940" w:type="dxa"/>
            <w:hideMark/>
          </w:tcPr>
          <w:p w14:paraId="7572B83D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3</w:t>
            </w:r>
          </w:p>
        </w:tc>
        <w:tc>
          <w:tcPr>
            <w:tcW w:w="4376" w:type="dxa"/>
            <w:gridSpan w:val="2"/>
            <w:hideMark/>
          </w:tcPr>
          <w:p w14:paraId="4D12EC41" w14:textId="77777777" w:rsidR="004F3B7E" w:rsidRPr="00D06CD8" w:rsidRDefault="004F3B7E" w:rsidP="00621E6A">
            <w:pPr>
              <w:rPr>
                <w:b/>
                <w:bCs/>
                <w:sz w:val="24"/>
                <w:lang w:val="vi-VN"/>
              </w:rPr>
            </w:pPr>
            <w:r w:rsidRPr="00D06CD8">
              <w:rPr>
                <w:b/>
                <w:bCs/>
                <w:sz w:val="24"/>
              </w:rPr>
              <w:t>Quản lý chế biến</w:t>
            </w:r>
          </w:p>
        </w:tc>
        <w:tc>
          <w:tcPr>
            <w:tcW w:w="1027" w:type="dxa"/>
            <w:gridSpan w:val="2"/>
            <w:hideMark/>
          </w:tcPr>
          <w:p w14:paraId="69FE4943" w14:textId="77777777" w:rsidR="004F3B7E" w:rsidRPr="00D06CD8" w:rsidRDefault="004F3B7E" w:rsidP="00621E6A">
            <w:pPr>
              <w:rPr>
                <w:b/>
                <w:bCs/>
                <w:sz w:val="24"/>
                <w:lang w:val="vi-VN"/>
              </w:rPr>
            </w:pPr>
            <w:r w:rsidRPr="00D06CD8">
              <w:rPr>
                <w:b/>
                <w:bCs/>
                <w:sz w:val="24"/>
              </w:rPr>
              <w:t> 3</w:t>
            </w:r>
            <w:r w:rsidRPr="00D06CD8">
              <w:rPr>
                <w:b/>
                <w:bCs/>
                <w:sz w:val="24"/>
                <w:lang w:val="vi-VN"/>
              </w:rPr>
              <w:t>.5</w:t>
            </w:r>
          </w:p>
        </w:tc>
        <w:tc>
          <w:tcPr>
            <w:tcW w:w="1251" w:type="dxa"/>
            <w:gridSpan w:val="3"/>
            <w:hideMark/>
          </w:tcPr>
          <w:p w14:paraId="5B4D6C66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Tuan</w:t>
            </w:r>
            <w:r w:rsidRPr="00D06CD8">
              <w:rPr>
                <w:b/>
                <w:bCs/>
                <w:sz w:val="24"/>
                <w:lang w:val="vi-VN"/>
              </w:rPr>
              <w:t xml:space="preserve"> Anh</w:t>
            </w:r>
          </w:p>
        </w:tc>
        <w:tc>
          <w:tcPr>
            <w:tcW w:w="978" w:type="dxa"/>
            <w:gridSpan w:val="2"/>
            <w:hideMark/>
          </w:tcPr>
          <w:p w14:paraId="444475D2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100</w:t>
            </w:r>
          </w:p>
        </w:tc>
        <w:tc>
          <w:tcPr>
            <w:tcW w:w="778" w:type="dxa"/>
            <w:hideMark/>
          </w:tcPr>
          <w:p w14:paraId="1168E14B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</w:t>
            </w:r>
          </w:p>
        </w:tc>
      </w:tr>
      <w:tr w:rsidR="004F3B7E" w:rsidRPr="00D06CD8" w14:paraId="29243CEF" w14:textId="77777777" w:rsidTr="004F3B7E">
        <w:trPr>
          <w:trHeight w:val="395"/>
        </w:trPr>
        <w:tc>
          <w:tcPr>
            <w:tcW w:w="940" w:type="dxa"/>
            <w:hideMark/>
          </w:tcPr>
          <w:p w14:paraId="799CDC1E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4</w:t>
            </w:r>
          </w:p>
        </w:tc>
        <w:tc>
          <w:tcPr>
            <w:tcW w:w="4376" w:type="dxa"/>
            <w:gridSpan w:val="2"/>
            <w:hideMark/>
          </w:tcPr>
          <w:p w14:paraId="11B559B8" w14:textId="77777777" w:rsidR="004F3B7E" w:rsidRPr="00D06CD8" w:rsidRDefault="004F3B7E" w:rsidP="00621E6A">
            <w:pPr>
              <w:rPr>
                <w:b/>
                <w:bCs/>
                <w:sz w:val="24"/>
                <w:lang w:val="vi-VN"/>
              </w:rPr>
            </w:pPr>
            <w:r w:rsidRPr="00D06CD8">
              <w:rPr>
                <w:b/>
                <w:bCs/>
                <w:sz w:val="24"/>
              </w:rPr>
              <w:t>Quản lý giao dịch</w:t>
            </w:r>
          </w:p>
        </w:tc>
        <w:tc>
          <w:tcPr>
            <w:tcW w:w="1027" w:type="dxa"/>
            <w:gridSpan w:val="2"/>
            <w:hideMark/>
          </w:tcPr>
          <w:p w14:paraId="753FB431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2</w:t>
            </w:r>
          </w:p>
        </w:tc>
        <w:tc>
          <w:tcPr>
            <w:tcW w:w="1251" w:type="dxa"/>
            <w:gridSpan w:val="3"/>
            <w:hideMark/>
          </w:tcPr>
          <w:p w14:paraId="27F0BF87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Tuan</w:t>
            </w:r>
            <w:r w:rsidRPr="00D06CD8">
              <w:rPr>
                <w:b/>
                <w:bCs/>
                <w:sz w:val="24"/>
                <w:lang w:val="vi-VN"/>
              </w:rPr>
              <w:t xml:space="preserve"> Anh</w:t>
            </w:r>
          </w:p>
        </w:tc>
        <w:tc>
          <w:tcPr>
            <w:tcW w:w="978" w:type="dxa"/>
            <w:gridSpan w:val="2"/>
            <w:hideMark/>
          </w:tcPr>
          <w:p w14:paraId="59F05E1B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100</w:t>
            </w:r>
          </w:p>
        </w:tc>
        <w:tc>
          <w:tcPr>
            <w:tcW w:w="778" w:type="dxa"/>
            <w:hideMark/>
          </w:tcPr>
          <w:p w14:paraId="75571742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</w:t>
            </w:r>
          </w:p>
        </w:tc>
      </w:tr>
      <w:tr w:rsidR="004F3B7E" w:rsidRPr="00D06CD8" w14:paraId="4C180713" w14:textId="77777777" w:rsidTr="004F3B7E">
        <w:trPr>
          <w:trHeight w:val="305"/>
        </w:trPr>
        <w:tc>
          <w:tcPr>
            <w:tcW w:w="940" w:type="dxa"/>
          </w:tcPr>
          <w:p w14:paraId="6E425D56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5</w:t>
            </w:r>
          </w:p>
        </w:tc>
        <w:tc>
          <w:tcPr>
            <w:tcW w:w="4376" w:type="dxa"/>
            <w:gridSpan w:val="2"/>
          </w:tcPr>
          <w:p w14:paraId="03039525" w14:textId="77777777" w:rsidR="004F3B7E" w:rsidRPr="00D06CD8" w:rsidDel="00795B2D" w:rsidRDefault="004F3B7E" w:rsidP="00621E6A">
            <w:pPr>
              <w:rPr>
                <w:b/>
                <w:bCs/>
                <w:sz w:val="24"/>
                <w:lang w:val="vi-VN"/>
              </w:rPr>
            </w:pPr>
            <w:r w:rsidRPr="00D06CD8">
              <w:rPr>
                <w:b/>
                <w:bCs/>
                <w:sz w:val="24"/>
              </w:rPr>
              <w:t>Thay đổi quy định</w:t>
            </w:r>
          </w:p>
        </w:tc>
        <w:tc>
          <w:tcPr>
            <w:tcW w:w="1027" w:type="dxa"/>
            <w:gridSpan w:val="2"/>
          </w:tcPr>
          <w:p w14:paraId="3B7D6B4F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1</w:t>
            </w:r>
          </w:p>
        </w:tc>
        <w:tc>
          <w:tcPr>
            <w:tcW w:w="1251" w:type="dxa"/>
            <w:gridSpan w:val="3"/>
          </w:tcPr>
          <w:p w14:paraId="558A7863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Tuan Anh</w:t>
            </w:r>
          </w:p>
        </w:tc>
        <w:tc>
          <w:tcPr>
            <w:tcW w:w="978" w:type="dxa"/>
            <w:gridSpan w:val="2"/>
          </w:tcPr>
          <w:p w14:paraId="3C3951C5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100</w:t>
            </w:r>
          </w:p>
        </w:tc>
        <w:tc>
          <w:tcPr>
            <w:tcW w:w="778" w:type="dxa"/>
          </w:tcPr>
          <w:p w14:paraId="7E02CA4E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</w:p>
        </w:tc>
      </w:tr>
      <w:tr w:rsidR="004F3B7E" w:rsidRPr="00D06CD8" w14:paraId="01B9C002" w14:textId="77777777" w:rsidTr="004F3B7E">
        <w:trPr>
          <w:trHeight w:val="440"/>
        </w:trPr>
        <w:tc>
          <w:tcPr>
            <w:tcW w:w="940" w:type="dxa"/>
          </w:tcPr>
          <w:p w14:paraId="50D43DBE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6</w:t>
            </w:r>
          </w:p>
        </w:tc>
        <w:tc>
          <w:tcPr>
            <w:tcW w:w="4376" w:type="dxa"/>
            <w:gridSpan w:val="2"/>
          </w:tcPr>
          <w:p w14:paraId="795173B1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Lập báo cáo tháng</w:t>
            </w:r>
          </w:p>
        </w:tc>
        <w:tc>
          <w:tcPr>
            <w:tcW w:w="1027" w:type="dxa"/>
            <w:gridSpan w:val="2"/>
          </w:tcPr>
          <w:p w14:paraId="44D04D0E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3</w:t>
            </w:r>
          </w:p>
        </w:tc>
        <w:tc>
          <w:tcPr>
            <w:tcW w:w="1251" w:type="dxa"/>
            <w:gridSpan w:val="3"/>
          </w:tcPr>
          <w:p w14:paraId="0628E064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Tuan Anh</w:t>
            </w:r>
          </w:p>
        </w:tc>
        <w:tc>
          <w:tcPr>
            <w:tcW w:w="978" w:type="dxa"/>
            <w:gridSpan w:val="2"/>
          </w:tcPr>
          <w:p w14:paraId="693508AF" w14:textId="77777777" w:rsidR="004F3B7E" w:rsidRPr="00D06CD8" w:rsidDel="000A48B0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100</w:t>
            </w:r>
          </w:p>
        </w:tc>
        <w:tc>
          <w:tcPr>
            <w:tcW w:w="778" w:type="dxa"/>
          </w:tcPr>
          <w:p w14:paraId="329B0FCB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</w:p>
        </w:tc>
      </w:tr>
      <w:tr w:rsidR="004F3B7E" w:rsidRPr="00D06CD8" w14:paraId="1914C162" w14:textId="77777777" w:rsidTr="004F3B7E">
        <w:trPr>
          <w:trHeight w:val="398"/>
        </w:trPr>
        <w:tc>
          <w:tcPr>
            <w:tcW w:w="940" w:type="dxa"/>
          </w:tcPr>
          <w:p w14:paraId="4E07B75C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7</w:t>
            </w:r>
          </w:p>
        </w:tc>
        <w:tc>
          <w:tcPr>
            <w:tcW w:w="4376" w:type="dxa"/>
            <w:gridSpan w:val="2"/>
          </w:tcPr>
          <w:p w14:paraId="19122BD4" w14:textId="77777777" w:rsidR="004F3B7E" w:rsidRPr="00D06CD8" w:rsidRDefault="004F3B7E" w:rsidP="00621E6A">
            <w:pPr>
              <w:rPr>
                <w:b/>
                <w:bCs/>
                <w:sz w:val="24"/>
                <w:lang w:val="vi-VN"/>
              </w:rPr>
            </w:pPr>
            <w:r w:rsidRPr="00D06CD8">
              <w:rPr>
                <w:b/>
                <w:bCs/>
                <w:sz w:val="24"/>
                <w:lang w:val="vi-VN"/>
              </w:rPr>
              <w:t>Tạo database</w:t>
            </w:r>
          </w:p>
        </w:tc>
        <w:tc>
          <w:tcPr>
            <w:tcW w:w="1027" w:type="dxa"/>
            <w:gridSpan w:val="2"/>
          </w:tcPr>
          <w:p w14:paraId="6928219B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2</w:t>
            </w:r>
          </w:p>
        </w:tc>
        <w:tc>
          <w:tcPr>
            <w:tcW w:w="1251" w:type="dxa"/>
            <w:gridSpan w:val="3"/>
          </w:tcPr>
          <w:p w14:paraId="439E1CFD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Thinh</w:t>
            </w:r>
          </w:p>
        </w:tc>
        <w:tc>
          <w:tcPr>
            <w:tcW w:w="978" w:type="dxa"/>
            <w:gridSpan w:val="2"/>
          </w:tcPr>
          <w:p w14:paraId="23CADC0C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100</w:t>
            </w:r>
          </w:p>
        </w:tc>
        <w:tc>
          <w:tcPr>
            <w:tcW w:w="778" w:type="dxa"/>
          </w:tcPr>
          <w:p w14:paraId="38686C6F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</w:p>
        </w:tc>
      </w:tr>
      <w:tr w:rsidR="004F3B7E" w:rsidRPr="00D06CD8" w14:paraId="083B0868" w14:textId="77777777" w:rsidTr="00621E6A">
        <w:trPr>
          <w:trHeight w:val="300"/>
        </w:trPr>
        <w:tc>
          <w:tcPr>
            <w:tcW w:w="9350" w:type="dxa"/>
            <w:gridSpan w:val="11"/>
            <w:hideMark/>
          </w:tcPr>
          <w:p w14:paraId="4C4B8506" w14:textId="77777777" w:rsidR="004F3B7E" w:rsidRPr="00D06CD8" w:rsidRDefault="004F3B7E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III. KIỂM THỬ</w:t>
            </w:r>
          </w:p>
        </w:tc>
      </w:tr>
      <w:tr w:rsidR="00B42183" w:rsidRPr="00D06CD8" w14:paraId="1BD72115" w14:textId="77777777" w:rsidTr="00621E6A">
        <w:trPr>
          <w:trHeight w:val="300"/>
        </w:trPr>
        <w:tc>
          <w:tcPr>
            <w:tcW w:w="940" w:type="dxa"/>
            <w:hideMark/>
          </w:tcPr>
          <w:p w14:paraId="400A489E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</w:t>
            </w:r>
          </w:p>
        </w:tc>
        <w:tc>
          <w:tcPr>
            <w:tcW w:w="4376" w:type="dxa"/>
            <w:gridSpan w:val="2"/>
            <w:hideMark/>
          </w:tcPr>
          <w:p w14:paraId="6590A040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Thiết lập tài khoản</w:t>
            </w:r>
          </w:p>
        </w:tc>
        <w:tc>
          <w:tcPr>
            <w:tcW w:w="1027" w:type="dxa"/>
            <w:gridSpan w:val="2"/>
            <w:hideMark/>
          </w:tcPr>
          <w:p w14:paraId="7860A2B2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</w:t>
            </w:r>
          </w:p>
        </w:tc>
        <w:tc>
          <w:tcPr>
            <w:tcW w:w="1251" w:type="dxa"/>
            <w:gridSpan w:val="3"/>
            <w:hideMark/>
          </w:tcPr>
          <w:p w14:paraId="2E4E72A3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Thinh</w:t>
            </w:r>
          </w:p>
        </w:tc>
        <w:tc>
          <w:tcPr>
            <w:tcW w:w="978" w:type="dxa"/>
            <w:gridSpan w:val="2"/>
            <w:hideMark/>
          </w:tcPr>
          <w:p w14:paraId="1290A751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100</w:t>
            </w:r>
          </w:p>
        </w:tc>
        <w:tc>
          <w:tcPr>
            <w:tcW w:w="778" w:type="dxa"/>
            <w:hideMark/>
          </w:tcPr>
          <w:p w14:paraId="526F8892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</w:t>
            </w:r>
          </w:p>
        </w:tc>
      </w:tr>
      <w:tr w:rsidR="00B42183" w:rsidRPr="00D06CD8" w14:paraId="64A7AC99" w14:textId="77777777" w:rsidTr="00621E6A">
        <w:trPr>
          <w:trHeight w:val="300"/>
        </w:trPr>
        <w:tc>
          <w:tcPr>
            <w:tcW w:w="940" w:type="dxa"/>
            <w:hideMark/>
          </w:tcPr>
          <w:p w14:paraId="271CE684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2</w:t>
            </w:r>
          </w:p>
        </w:tc>
        <w:tc>
          <w:tcPr>
            <w:tcW w:w="4376" w:type="dxa"/>
            <w:gridSpan w:val="2"/>
            <w:hideMark/>
          </w:tcPr>
          <w:p w14:paraId="1AC41F29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Quản lý nhân viên</w:t>
            </w:r>
          </w:p>
        </w:tc>
        <w:tc>
          <w:tcPr>
            <w:tcW w:w="1027" w:type="dxa"/>
            <w:gridSpan w:val="2"/>
            <w:hideMark/>
          </w:tcPr>
          <w:p w14:paraId="70EC2D20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</w:t>
            </w:r>
          </w:p>
        </w:tc>
        <w:tc>
          <w:tcPr>
            <w:tcW w:w="1251" w:type="dxa"/>
            <w:gridSpan w:val="3"/>
            <w:hideMark/>
          </w:tcPr>
          <w:p w14:paraId="2F8C1E89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Duc</w:t>
            </w:r>
          </w:p>
        </w:tc>
        <w:tc>
          <w:tcPr>
            <w:tcW w:w="978" w:type="dxa"/>
            <w:gridSpan w:val="2"/>
            <w:hideMark/>
          </w:tcPr>
          <w:p w14:paraId="2D7C35A1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100</w:t>
            </w:r>
          </w:p>
        </w:tc>
        <w:tc>
          <w:tcPr>
            <w:tcW w:w="778" w:type="dxa"/>
            <w:hideMark/>
          </w:tcPr>
          <w:p w14:paraId="11221C63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</w:t>
            </w:r>
          </w:p>
        </w:tc>
      </w:tr>
      <w:tr w:rsidR="00B42183" w:rsidRPr="00D06CD8" w14:paraId="1B8EDA28" w14:textId="77777777" w:rsidTr="00621E6A">
        <w:trPr>
          <w:trHeight w:val="332"/>
        </w:trPr>
        <w:tc>
          <w:tcPr>
            <w:tcW w:w="940" w:type="dxa"/>
            <w:hideMark/>
          </w:tcPr>
          <w:p w14:paraId="0F9550FD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3</w:t>
            </w:r>
          </w:p>
        </w:tc>
        <w:tc>
          <w:tcPr>
            <w:tcW w:w="4376" w:type="dxa"/>
            <w:gridSpan w:val="2"/>
            <w:hideMark/>
          </w:tcPr>
          <w:p w14:paraId="6E50A07F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Quản lý chế biến</w:t>
            </w:r>
          </w:p>
        </w:tc>
        <w:tc>
          <w:tcPr>
            <w:tcW w:w="1027" w:type="dxa"/>
            <w:gridSpan w:val="2"/>
            <w:hideMark/>
          </w:tcPr>
          <w:p w14:paraId="262A16E2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</w:t>
            </w:r>
          </w:p>
        </w:tc>
        <w:tc>
          <w:tcPr>
            <w:tcW w:w="1251" w:type="dxa"/>
            <w:gridSpan w:val="3"/>
            <w:hideMark/>
          </w:tcPr>
          <w:p w14:paraId="37BCA190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My</w:t>
            </w:r>
          </w:p>
        </w:tc>
        <w:tc>
          <w:tcPr>
            <w:tcW w:w="978" w:type="dxa"/>
            <w:gridSpan w:val="2"/>
            <w:hideMark/>
          </w:tcPr>
          <w:p w14:paraId="5A8ED366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100</w:t>
            </w:r>
          </w:p>
        </w:tc>
        <w:tc>
          <w:tcPr>
            <w:tcW w:w="778" w:type="dxa"/>
            <w:hideMark/>
          </w:tcPr>
          <w:p w14:paraId="3450D1D6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</w:t>
            </w:r>
          </w:p>
        </w:tc>
      </w:tr>
      <w:tr w:rsidR="00B42183" w:rsidRPr="00D06CD8" w14:paraId="04936C38" w14:textId="77777777" w:rsidTr="00621E6A">
        <w:trPr>
          <w:trHeight w:val="392"/>
        </w:trPr>
        <w:tc>
          <w:tcPr>
            <w:tcW w:w="940" w:type="dxa"/>
          </w:tcPr>
          <w:p w14:paraId="5253FB16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4</w:t>
            </w:r>
          </w:p>
        </w:tc>
        <w:tc>
          <w:tcPr>
            <w:tcW w:w="4376" w:type="dxa"/>
            <w:gridSpan w:val="2"/>
          </w:tcPr>
          <w:p w14:paraId="7AD44A90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Quản lý giao dịch</w:t>
            </w:r>
          </w:p>
        </w:tc>
        <w:tc>
          <w:tcPr>
            <w:tcW w:w="1027" w:type="dxa"/>
            <w:gridSpan w:val="2"/>
          </w:tcPr>
          <w:p w14:paraId="3D3D72C5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1</w:t>
            </w:r>
          </w:p>
        </w:tc>
        <w:tc>
          <w:tcPr>
            <w:tcW w:w="1251" w:type="dxa"/>
            <w:gridSpan w:val="3"/>
          </w:tcPr>
          <w:p w14:paraId="7968BE2A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Duc</w:t>
            </w:r>
          </w:p>
        </w:tc>
        <w:tc>
          <w:tcPr>
            <w:tcW w:w="978" w:type="dxa"/>
            <w:gridSpan w:val="2"/>
          </w:tcPr>
          <w:p w14:paraId="42543FDA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100</w:t>
            </w:r>
          </w:p>
        </w:tc>
        <w:tc>
          <w:tcPr>
            <w:tcW w:w="778" w:type="dxa"/>
          </w:tcPr>
          <w:p w14:paraId="35226BEE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</w:p>
        </w:tc>
      </w:tr>
      <w:tr w:rsidR="00B42183" w:rsidRPr="00D06CD8" w14:paraId="15757793" w14:textId="77777777" w:rsidTr="00621E6A">
        <w:trPr>
          <w:trHeight w:val="542"/>
        </w:trPr>
        <w:tc>
          <w:tcPr>
            <w:tcW w:w="940" w:type="dxa"/>
            <w:hideMark/>
          </w:tcPr>
          <w:p w14:paraId="26AB6342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5</w:t>
            </w:r>
          </w:p>
        </w:tc>
        <w:tc>
          <w:tcPr>
            <w:tcW w:w="4376" w:type="dxa"/>
            <w:gridSpan w:val="2"/>
          </w:tcPr>
          <w:p w14:paraId="180B9653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Lập báo cáo tháng</w:t>
            </w:r>
          </w:p>
        </w:tc>
        <w:tc>
          <w:tcPr>
            <w:tcW w:w="1027" w:type="dxa"/>
            <w:gridSpan w:val="2"/>
          </w:tcPr>
          <w:p w14:paraId="0F929C3D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1</w:t>
            </w:r>
          </w:p>
        </w:tc>
        <w:tc>
          <w:tcPr>
            <w:tcW w:w="1251" w:type="dxa"/>
            <w:gridSpan w:val="3"/>
          </w:tcPr>
          <w:p w14:paraId="0680787A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Duc</w:t>
            </w:r>
          </w:p>
        </w:tc>
        <w:tc>
          <w:tcPr>
            <w:tcW w:w="978" w:type="dxa"/>
            <w:gridSpan w:val="2"/>
          </w:tcPr>
          <w:p w14:paraId="099A8929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100</w:t>
            </w:r>
          </w:p>
        </w:tc>
        <w:tc>
          <w:tcPr>
            <w:tcW w:w="778" w:type="dxa"/>
            <w:hideMark/>
          </w:tcPr>
          <w:p w14:paraId="088C9D26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</w:t>
            </w:r>
          </w:p>
        </w:tc>
      </w:tr>
      <w:tr w:rsidR="00B42183" w:rsidRPr="00D06CD8" w14:paraId="613233C6" w14:textId="77777777" w:rsidTr="00621E6A">
        <w:trPr>
          <w:trHeight w:val="540"/>
        </w:trPr>
        <w:tc>
          <w:tcPr>
            <w:tcW w:w="940" w:type="dxa"/>
          </w:tcPr>
          <w:p w14:paraId="567901CA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6</w:t>
            </w:r>
          </w:p>
        </w:tc>
        <w:tc>
          <w:tcPr>
            <w:tcW w:w="4376" w:type="dxa"/>
            <w:gridSpan w:val="2"/>
          </w:tcPr>
          <w:p w14:paraId="7B4695D8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Thay</w:t>
            </w:r>
            <w:r w:rsidRPr="00D06CD8">
              <w:rPr>
                <w:b/>
                <w:bCs/>
                <w:sz w:val="24"/>
                <w:lang w:val="vi-VN"/>
              </w:rPr>
              <w:t xml:space="preserve"> đổi quy định</w:t>
            </w:r>
          </w:p>
        </w:tc>
        <w:tc>
          <w:tcPr>
            <w:tcW w:w="1027" w:type="dxa"/>
            <w:gridSpan w:val="2"/>
          </w:tcPr>
          <w:p w14:paraId="5DEF7C26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</w:t>
            </w:r>
          </w:p>
        </w:tc>
        <w:tc>
          <w:tcPr>
            <w:tcW w:w="1251" w:type="dxa"/>
            <w:gridSpan w:val="3"/>
          </w:tcPr>
          <w:p w14:paraId="477AA13C" w14:textId="77777777" w:rsidR="00B42183" w:rsidRPr="00D06CD8" w:rsidDel="00F327FE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Duc</w:t>
            </w:r>
          </w:p>
        </w:tc>
        <w:tc>
          <w:tcPr>
            <w:tcW w:w="978" w:type="dxa"/>
            <w:gridSpan w:val="2"/>
          </w:tcPr>
          <w:p w14:paraId="4688560F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 100</w:t>
            </w:r>
          </w:p>
        </w:tc>
        <w:tc>
          <w:tcPr>
            <w:tcW w:w="778" w:type="dxa"/>
          </w:tcPr>
          <w:p w14:paraId="775A606D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</w:p>
        </w:tc>
      </w:tr>
      <w:tr w:rsidR="00B42183" w:rsidRPr="00D06CD8" w14:paraId="22819D4D" w14:textId="77777777" w:rsidTr="00621E6A">
        <w:trPr>
          <w:trHeight w:val="300"/>
        </w:trPr>
        <w:tc>
          <w:tcPr>
            <w:tcW w:w="940" w:type="dxa"/>
          </w:tcPr>
          <w:p w14:paraId="5DF92EA3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7</w:t>
            </w:r>
          </w:p>
        </w:tc>
        <w:tc>
          <w:tcPr>
            <w:tcW w:w="4376" w:type="dxa"/>
            <w:gridSpan w:val="2"/>
          </w:tcPr>
          <w:p w14:paraId="3B7EF8C9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  <w:lang w:val="vi-VN"/>
              </w:rPr>
              <w:t>Tạo database</w:t>
            </w:r>
          </w:p>
        </w:tc>
        <w:tc>
          <w:tcPr>
            <w:tcW w:w="1027" w:type="dxa"/>
            <w:gridSpan w:val="2"/>
          </w:tcPr>
          <w:p w14:paraId="111AFB22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5</w:t>
            </w:r>
          </w:p>
        </w:tc>
        <w:tc>
          <w:tcPr>
            <w:tcW w:w="1251" w:type="dxa"/>
            <w:gridSpan w:val="3"/>
          </w:tcPr>
          <w:p w14:paraId="5320FF19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Thinh</w:t>
            </w:r>
          </w:p>
        </w:tc>
        <w:tc>
          <w:tcPr>
            <w:tcW w:w="978" w:type="dxa"/>
            <w:gridSpan w:val="2"/>
          </w:tcPr>
          <w:p w14:paraId="33E74151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100</w:t>
            </w:r>
          </w:p>
        </w:tc>
        <w:tc>
          <w:tcPr>
            <w:tcW w:w="778" w:type="dxa"/>
          </w:tcPr>
          <w:p w14:paraId="49C19518" w14:textId="77777777" w:rsidR="00B42183" w:rsidRPr="00D06CD8" w:rsidRDefault="00B42183" w:rsidP="00621E6A">
            <w:pPr>
              <w:rPr>
                <w:b/>
                <w:bCs/>
                <w:sz w:val="24"/>
              </w:rPr>
            </w:pPr>
          </w:p>
        </w:tc>
      </w:tr>
      <w:tr w:rsidR="00795B2D" w:rsidRPr="00D06CD8" w14:paraId="2155419A" w14:textId="77777777" w:rsidTr="00123FAF">
        <w:trPr>
          <w:trHeight w:val="300"/>
          <w:ins w:id="623" w:author="Hoan Ng" w:date="2017-03-20T22:18:00Z"/>
          <w:trPrChange w:id="624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350" w:type="dxa"/>
            <w:gridSpan w:val="11"/>
            <w:hideMark/>
            <w:tcPrChange w:id="625" w:author="Phạm Quang Thịnh" w:date="2019-07-05T19:51:00Z">
              <w:tcPr>
                <w:tcW w:w="9350" w:type="dxa"/>
                <w:gridSpan w:val="17"/>
                <w:hideMark/>
              </w:tcPr>
            </w:tcPrChange>
          </w:tcPr>
          <w:p w14:paraId="584D1CC3" w14:textId="77777777" w:rsidR="00795B2D" w:rsidRPr="00D06CD8" w:rsidRDefault="00795B2D" w:rsidP="00795B2D">
            <w:pPr>
              <w:rPr>
                <w:ins w:id="626" w:author="Hoan Ng" w:date="2017-03-20T22:18:00Z"/>
                <w:b/>
                <w:bCs/>
                <w:sz w:val="24"/>
              </w:rPr>
            </w:pPr>
            <w:ins w:id="627" w:author="Hoan Ng" w:date="2017-03-20T22:18:00Z">
              <w:r w:rsidRPr="00D06CD8">
                <w:rPr>
                  <w:b/>
                  <w:bCs/>
                  <w:sz w:val="24"/>
                </w:rPr>
                <w:t>IV. NỘP BÁO CÁO TIẾN ĐỘ &amp; SẢN PHẨM…</w:t>
              </w:r>
            </w:ins>
          </w:p>
        </w:tc>
      </w:tr>
      <w:tr w:rsidR="00795B2D" w:rsidRPr="00D06CD8" w14:paraId="08A95BAF" w14:textId="77777777" w:rsidTr="00123FAF">
        <w:trPr>
          <w:trHeight w:val="300"/>
          <w:ins w:id="628" w:author="Hoan Ng" w:date="2017-03-20T22:18:00Z"/>
          <w:trPrChange w:id="629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630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5EC285D6" w14:textId="69B35745" w:rsidR="00795B2D" w:rsidRPr="00D06CD8" w:rsidRDefault="00795B2D" w:rsidP="00795B2D">
            <w:pPr>
              <w:rPr>
                <w:ins w:id="631" w:author="Hoan Ng" w:date="2017-03-20T22:18:00Z"/>
                <w:b/>
                <w:bCs/>
                <w:sz w:val="24"/>
              </w:rPr>
            </w:pPr>
            <w:ins w:id="63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33" w:author="Hứa Văn Tuấn Anh" w:date="2019-07-05T23:07:00Z">
              <w:r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4702" w:type="dxa"/>
            <w:gridSpan w:val="2"/>
            <w:hideMark/>
            <w:tcPrChange w:id="634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67955B3A" w14:textId="77777777" w:rsidR="00795B2D" w:rsidRPr="00D06CD8" w:rsidRDefault="00795B2D" w:rsidP="00795B2D">
            <w:pPr>
              <w:rPr>
                <w:ins w:id="635" w:author="Hoan Ng" w:date="2017-03-20T22:18:00Z"/>
                <w:b/>
                <w:bCs/>
                <w:sz w:val="24"/>
              </w:rPr>
            </w:pPr>
            <w:ins w:id="636" w:author="Hoan Ng" w:date="2017-03-20T22:18:00Z">
              <w:r w:rsidRPr="00D06CD8">
                <w:rPr>
                  <w:b/>
                  <w:bCs/>
                  <w:sz w:val="24"/>
                </w:rPr>
                <w:t>Nộp lần 1</w:t>
              </w:r>
            </w:ins>
          </w:p>
        </w:tc>
        <w:tc>
          <w:tcPr>
            <w:tcW w:w="1027" w:type="dxa"/>
            <w:gridSpan w:val="2"/>
            <w:hideMark/>
            <w:tcPrChange w:id="637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67D99CE8" w14:textId="5D384CCC" w:rsidR="00795B2D" w:rsidRPr="00D06CD8" w:rsidRDefault="00795B2D" w:rsidP="00795B2D">
            <w:pPr>
              <w:rPr>
                <w:ins w:id="638" w:author="Hoan Ng" w:date="2017-03-20T22:18:00Z"/>
                <w:b/>
                <w:bCs/>
                <w:sz w:val="24"/>
              </w:rPr>
            </w:pPr>
            <w:ins w:id="63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40" w:author="Hứa Văn Tuấn Anh" w:date="2019-07-05T23:02:00Z">
              <w:r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641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22654C25" w14:textId="7175F102" w:rsidR="00795B2D" w:rsidRPr="00D06CD8" w:rsidRDefault="00795B2D" w:rsidP="00795B2D">
            <w:pPr>
              <w:rPr>
                <w:ins w:id="642" w:author="Hoan Ng" w:date="2017-03-20T22:18:00Z"/>
                <w:b/>
                <w:bCs/>
                <w:sz w:val="24"/>
                <w:lang w:val="vi-VN"/>
                <w:rPrChange w:id="643" w:author="Hứa Văn Tuấn Anh" w:date="2019-07-05T23:02:00Z">
                  <w:rPr>
                    <w:ins w:id="644" w:author="Hoan Ng" w:date="2017-03-20T22:18:00Z"/>
                    <w:b/>
                    <w:bCs/>
                  </w:rPr>
                </w:rPrChange>
              </w:rPr>
            </w:pPr>
            <w:ins w:id="645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46" w:author="Hứa Văn Tuấn Anh" w:date="2019-07-05T23:02:00Z">
              <w:r w:rsidRPr="00D06CD8">
                <w:rPr>
                  <w:b/>
                  <w:bCs/>
                  <w:sz w:val="24"/>
                </w:rPr>
                <w:t>Team</w:t>
              </w:r>
            </w:ins>
          </w:p>
        </w:tc>
        <w:tc>
          <w:tcPr>
            <w:tcW w:w="978" w:type="dxa"/>
            <w:gridSpan w:val="2"/>
            <w:hideMark/>
            <w:tcPrChange w:id="647" w:author="Phạm Quang Thịnh" w:date="2019-07-05T19:51:00Z">
              <w:tcPr>
                <w:tcW w:w="978" w:type="dxa"/>
                <w:hideMark/>
              </w:tcPr>
            </w:tcPrChange>
          </w:tcPr>
          <w:p w14:paraId="2326F572" w14:textId="177F47E1" w:rsidR="00795B2D" w:rsidRPr="00D06CD8" w:rsidRDefault="00795B2D" w:rsidP="00795B2D">
            <w:pPr>
              <w:rPr>
                <w:ins w:id="648" w:author="Hoan Ng" w:date="2017-03-20T22:18:00Z"/>
                <w:b/>
                <w:bCs/>
                <w:sz w:val="24"/>
              </w:rPr>
            </w:pPr>
            <w:ins w:id="64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50" w:author="Hứa Văn Tuấn Anh" w:date="2019-07-05T23:03:00Z">
              <w:r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651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28A2CD43" w14:textId="77777777" w:rsidR="00795B2D" w:rsidRPr="00D06CD8" w:rsidRDefault="00795B2D" w:rsidP="00795B2D">
            <w:pPr>
              <w:rPr>
                <w:ins w:id="652" w:author="Hoan Ng" w:date="2017-03-20T22:18:00Z"/>
                <w:b/>
                <w:bCs/>
                <w:sz w:val="24"/>
              </w:rPr>
            </w:pPr>
            <w:ins w:id="65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795B2D" w:rsidRPr="00D06CD8" w14:paraId="6B5C81B7" w14:textId="77777777" w:rsidTr="00123FAF">
        <w:trPr>
          <w:trHeight w:val="300"/>
          <w:ins w:id="654" w:author="Hoan Ng" w:date="2017-03-20T22:18:00Z"/>
          <w:trPrChange w:id="655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656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642F01F8" w14:textId="18BD0675" w:rsidR="00795B2D" w:rsidRPr="00D06CD8" w:rsidRDefault="00795B2D" w:rsidP="00795B2D">
            <w:pPr>
              <w:rPr>
                <w:ins w:id="657" w:author="Hoan Ng" w:date="2017-03-20T22:18:00Z"/>
                <w:b/>
                <w:bCs/>
                <w:sz w:val="24"/>
              </w:rPr>
            </w:pPr>
            <w:ins w:id="658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59" w:author="Hứa Văn Tuấn Anh" w:date="2019-07-05T23:07:00Z">
              <w:r w:rsidRPr="00D06CD8">
                <w:rPr>
                  <w:b/>
                  <w:bCs/>
                  <w:sz w:val="24"/>
                </w:rPr>
                <w:t>2</w:t>
              </w:r>
            </w:ins>
          </w:p>
        </w:tc>
        <w:tc>
          <w:tcPr>
            <w:tcW w:w="4702" w:type="dxa"/>
            <w:gridSpan w:val="2"/>
            <w:hideMark/>
            <w:tcPrChange w:id="660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7A6B662D" w14:textId="77777777" w:rsidR="00795B2D" w:rsidRPr="00D06CD8" w:rsidRDefault="00795B2D" w:rsidP="00795B2D">
            <w:pPr>
              <w:rPr>
                <w:ins w:id="661" w:author="Hoan Ng" w:date="2017-03-20T22:18:00Z"/>
                <w:b/>
                <w:bCs/>
                <w:sz w:val="24"/>
              </w:rPr>
            </w:pPr>
            <w:ins w:id="662" w:author="Hoan Ng" w:date="2017-03-20T22:18:00Z">
              <w:r w:rsidRPr="00D06CD8">
                <w:rPr>
                  <w:b/>
                  <w:bCs/>
                  <w:sz w:val="24"/>
                </w:rPr>
                <w:t>Nộp lần 2</w:t>
              </w:r>
            </w:ins>
          </w:p>
        </w:tc>
        <w:tc>
          <w:tcPr>
            <w:tcW w:w="1027" w:type="dxa"/>
            <w:gridSpan w:val="2"/>
            <w:hideMark/>
            <w:tcPrChange w:id="663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053BB972" w14:textId="2D2181E9" w:rsidR="00795B2D" w:rsidRPr="00D06CD8" w:rsidRDefault="00795B2D" w:rsidP="00795B2D">
            <w:pPr>
              <w:rPr>
                <w:ins w:id="664" w:author="Hoan Ng" w:date="2017-03-20T22:18:00Z"/>
                <w:b/>
                <w:bCs/>
                <w:sz w:val="24"/>
              </w:rPr>
            </w:pPr>
            <w:ins w:id="665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66" w:author="Hứa Văn Tuấn Anh" w:date="2019-07-05T23:02:00Z">
              <w:r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667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5F460FDF" w14:textId="20E97267" w:rsidR="00795B2D" w:rsidRPr="00D06CD8" w:rsidRDefault="00795B2D" w:rsidP="00795B2D">
            <w:pPr>
              <w:rPr>
                <w:ins w:id="668" w:author="Hoan Ng" w:date="2017-03-20T22:18:00Z"/>
                <w:b/>
                <w:bCs/>
                <w:sz w:val="24"/>
              </w:rPr>
            </w:pPr>
            <w:ins w:id="66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70" w:author="Hứa Văn Tuấn Anh" w:date="2019-07-05T23:02:00Z">
              <w:r w:rsidRPr="00D06CD8">
                <w:rPr>
                  <w:b/>
                  <w:bCs/>
                  <w:sz w:val="24"/>
                </w:rPr>
                <w:t>Team</w:t>
              </w:r>
            </w:ins>
          </w:p>
        </w:tc>
        <w:tc>
          <w:tcPr>
            <w:tcW w:w="978" w:type="dxa"/>
            <w:gridSpan w:val="2"/>
            <w:hideMark/>
            <w:tcPrChange w:id="671" w:author="Phạm Quang Thịnh" w:date="2019-07-05T19:51:00Z">
              <w:tcPr>
                <w:tcW w:w="978" w:type="dxa"/>
                <w:hideMark/>
              </w:tcPr>
            </w:tcPrChange>
          </w:tcPr>
          <w:p w14:paraId="1DDBC677" w14:textId="10A0AB11" w:rsidR="00795B2D" w:rsidRPr="00D06CD8" w:rsidRDefault="00795B2D" w:rsidP="00795B2D">
            <w:pPr>
              <w:rPr>
                <w:ins w:id="672" w:author="Hoan Ng" w:date="2017-03-20T22:18:00Z"/>
                <w:b/>
                <w:bCs/>
                <w:sz w:val="24"/>
              </w:rPr>
            </w:pPr>
            <w:ins w:id="67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74" w:author="Hứa Văn Tuấn Anh" w:date="2019-07-05T23:03:00Z">
              <w:r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675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13597EA7" w14:textId="77777777" w:rsidR="00795B2D" w:rsidRPr="00D06CD8" w:rsidRDefault="00795B2D" w:rsidP="00795B2D">
            <w:pPr>
              <w:rPr>
                <w:ins w:id="676" w:author="Hoan Ng" w:date="2017-03-20T22:18:00Z"/>
                <w:b/>
                <w:bCs/>
                <w:sz w:val="24"/>
              </w:rPr>
            </w:pPr>
            <w:ins w:id="67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795B2D" w:rsidRPr="00D06CD8" w14:paraId="24418DBC" w14:textId="77777777" w:rsidTr="00123FAF">
        <w:trPr>
          <w:trHeight w:val="300"/>
          <w:ins w:id="678" w:author="Hoan Ng" w:date="2017-03-20T22:18:00Z"/>
          <w:trPrChange w:id="679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680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56E93A65" w14:textId="48016F04" w:rsidR="00795B2D" w:rsidRPr="00D06CD8" w:rsidRDefault="00795B2D" w:rsidP="00795B2D">
            <w:pPr>
              <w:rPr>
                <w:ins w:id="681" w:author="Hoan Ng" w:date="2017-03-20T22:18:00Z"/>
                <w:b/>
                <w:bCs/>
                <w:sz w:val="24"/>
              </w:rPr>
            </w:pPr>
            <w:ins w:id="68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83" w:author="Hứa Văn Tuấn Anh" w:date="2019-07-05T23:07:00Z">
              <w:r w:rsidRPr="00D06CD8">
                <w:rPr>
                  <w:b/>
                  <w:bCs/>
                  <w:sz w:val="24"/>
                </w:rPr>
                <w:t>3</w:t>
              </w:r>
            </w:ins>
          </w:p>
        </w:tc>
        <w:tc>
          <w:tcPr>
            <w:tcW w:w="4702" w:type="dxa"/>
            <w:gridSpan w:val="2"/>
            <w:hideMark/>
            <w:tcPrChange w:id="684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4C722AB4" w14:textId="77777777" w:rsidR="00795B2D" w:rsidRPr="00D06CD8" w:rsidRDefault="00795B2D" w:rsidP="00795B2D">
            <w:pPr>
              <w:rPr>
                <w:ins w:id="685" w:author="Hoan Ng" w:date="2017-03-20T22:18:00Z"/>
                <w:b/>
                <w:bCs/>
                <w:sz w:val="24"/>
              </w:rPr>
            </w:pPr>
            <w:ins w:id="686" w:author="Hoan Ng" w:date="2017-03-20T22:18:00Z">
              <w:r w:rsidRPr="00D06CD8">
                <w:rPr>
                  <w:b/>
                  <w:bCs/>
                  <w:sz w:val="24"/>
                </w:rPr>
                <w:t>Nộp lần 3</w:t>
              </w:r>
            </w:ins>
          </w:p>
        </w:tc>
        <w:tc>
          <w:tcPr>
            <w:tcW w:w="1027" w:type="dxa"/>
            <w:gridSpan w:val="2"/>
            <w:hideMark/>
            <w:tcPrChange w:id="687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52DD1873" w14:textId="15BCC781" w:rsidR="00795B2D" w:rsidRPr="00D06CD8" w:rsidRDefault="00795B2D" w:rsidP="00795B2D">
            <w:pPr>
              <w:rPr>
                <w:ins w:id="688" w:author="Hoan Ng" w:date="2017-03-20T22:18:00Z"/>
                <w:b/>
                <w:bCs/>
                <w:sz w:val="24"/>
              </w:rPr>
            </w:pPr>
            <w:ins w:id="68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90" w:author="Hứa Văn Tuấn Anh" w:date="2019-07-05T23:02:00Z">
              <w:r w:rsidRPr="00D06CD8">
                <w:rPr>
                  <w:b/>
                  <w:bCs/>
                  <w:sz w:val="24"/>
                </w:rPr>
                <w:t>1</w:t>
              </w:r>
            </w:ins>
          </w:p>
        </w:tc>
        <w:tc>
          <w:tcPr>
            <w:tcW w:w="868" w:type="dxa"/>
            <w:hideMark/>
            <w:tcPrChange w:id="691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06FFE48C" w14:textId="5018D9F9" w:rsidR="00795B2D" w:rsidRPr="00D06CD8" w:rsidRDefault="00795B2D" w:rsidP="00795B2D">
            <w:pPr>
              <w:rPr>
                <w:ins w:id="692" w:author="Hoan Ng" w:date="2017-03-20T22:18:00Z"/>
                <w:b/>
                <w:bCs/>
                <w:sz w:val="24"/>
              </w:rPr>
            </w:pPr>
            <w:ins w:id="69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94" w:author="Hứa Văn Tuấn Anh" w:date="2019-07-05T23:03:00Z">
              <w:r w:rsidRPr="00D06CD8">
                <w:rPr>
                  <w:b/>
                  <w:bCs/>
                  <w:sz w:val="24"/>
                </w:rPr>
                <w:t>Team</w:t>
              </w:r>
            </w:ins>
          </w:p>
        </w:tc>
        <w:tc>
          <w:tcPr>
            <w:tcW w:w="978" w:type="dxa"/>
            <w:gridSpan w:val="2"/>
            <w:hideMark/>
            <w:tcPrChange w:id="695" w:author="Phạm Quang Thịnh" w:date="2019-07-05T19:51:00Z">
              <w:tcPr>
                <w:tcW w:w="978" w:type="dxa"/>
                <w:hideMark/>
              </w:tcPr>
            </w:tcPrChange>
          </w:tcPr>
          <w:p w14:paraId="21EF9080" w14:textId="3FB2FE06" w:rsidR="00795B2D" w:rsidRPr="00D06CD8" w:rsidRDefault="00795B2D" w:rsidP="00795B2D">
            <w:pPr>
              <w:rPr>
                <w:ins w:id="696" w:author="Hoan Ng" w:date="2017-03-20T22:18:00Z"/>
                <w:b/>
                <w:bCs/>
                <w:sz w:val="24"/>
              </w:rPr>
            </w:pPr>
            <w:ins w:id="697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698" w:author="Hứa Văn Tuấn Anh" w:date="2019-07-05T23:03:00Z">
              <w:r w:rsidRPr="00D06CD8">
                <w:rPr>
                  <w:b/>
                  <w:bCs/>
                  <w:sz w:val="24"/>
                </w:rPr>
                <w:t>100</w:t>
              </w:r>
            </w:ins>
          </w:p>
        </w:tc>
        <w:tc>
          <w:tcPr>
            <w:tcW w:w="790" w:type="dxa"/>
            <w:gridSpan w:val="2"/>
            <w:hideMark/>
            <w:tcPrChange w:id="699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7E873678" w14:textId="77777777" w:rsidR="00795B2D" w:rsidRPr="00D06CD8" w:rsidRDefault="00795B2D" w:rsidP="00795B2D">
            <w:pPr>
              <w:rPr>
                <w:ins w:id="700" w:author="Hoan Ng" w:date="2017-03-20T22:18:00Z"/>
                <w:b/>
                <w:bCs/>
                <w:sz w:val="24"/>
              </w:rPr>
            </w:pPr>
            <w:ins w:id="701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  <w:tr w:rsidR="00795B2D" w:rsidRPr="00D06CD8" w14:paraId="5999AD27" w14:textId="77777777" w:rsidTr="00123FAF">
        <w:trPr>
          <w:trHeight w:val="300"/>
          <w:ins w:id="702" w:author="Hoan Ng" w:date="2017-03-20T22:18:00Z"/>
          <w:trPrChange w:id="703" w:author="Phạm Quang Thịnh" w:date="2019-07-05T19:51:00Z">
            <w:trPr>
              <w:gridAfter w:val="0"/>
              <w:trHeight w:val="300"/>
            </w:trPr>
          </w:trPrChange>
        </w:trPr>
        <w:tc>
          <w:tcPr>
            <w:tcW w:w="985" w:type="dxa"/>
            <w:gridSpan w:val="2"/>
            <w:hideMark/>
            <w:tcPrChange w:id="704" w:author="Phạm Quang Thịnh" w:date="2019-07-05T19:51:00Z">
              <w:tcPr>
                <w:tcW w:w="985" w:type="dxa"/>
                <w:gridSpan w:val="4"/>
                <w:hideMark/>
              </w:tcPr>
            </w:tcPrChange>
          </w:tcPr>
          <w:p w14:paraId="01E72DC2" w14:textId="11478919" w:rsidR="00795B2D" w:rsidRPr="00D06CD8" w:rsidRDefault="00795B2D" w:rsidP="00795B2D">
            <w:pPr>
              <w:rPr>
                <w:ins w:id="705" w:author="Hoan Ng" w:date="2017-03-20T22:18:00Z"/>
                <w:b/>
                <w:bCs/>
                <w:sz w:val="24"/>
              </w:rPr>
            </w:pPr>
            <w:ins w:id="706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  <w:ins w:id="707" w:author="Hứa Văn Tuấn Anh" w:date="2019-07-05T23:07:00Z">
              <w:r w:rsidRPr="00D06CD8">
                <w:rPr>
                  <w:b/>
                  <w:bCs/>
                  <w:sz w:val="24"/>
                </w:rPr>
                <w:t>4</w:t>
              </w:r>
            </w:ins>
          </w:p>
        </w:tc>
        <w:tc>
          <w:tcPr>
            <w:tcW w:w="4702" w:type="dxa"/>
            <w:gridSpan w:val="2"/>
            <w:hideMark/>
            <w:tcPrChange w:id="708" w:author="Phạm Quang Thịnh" w:date="2019-07-05T19:51:00Z">
              <w:tcPr>
                <w:tcW w:w="4702" w:type="dxa"/>
                <w:gridSpan w:val="3"/>
                <w:hideMark/>
              </w:tcPr>
            </w:tcPrChange>
          </w:tcPr>
          <w:p w14:paraId="1CD31165" w14:textId="77777777" w:rsidR="00795B2D" w:rsidRPr="00D06CD8" w:rsidRDefault="00795B2D" w:rsidP="00795B2D">
            <w:pPr>
              <w:rPr>
                <w:ins w:id="709" w:author="Hoan Ng" w:date="2017-03-20T22:18:00Z"/>
                <w:b/>
                <w:bCs/>
                <w:sz w:val="24"/>
              </w:rPr>
            </w:pPr>
            <w:ins w:id="710" w:author="Hoan Ng" w:date="2017-03-20T22:18:00Z">
              <w:r w:rsidRPr="00D06CD8">
                <w:rPr>
                  <w:b/>
                  <w:bCs/>
                  <w:sz w:val="24"/>
                </w:rPr>
                <w:t>Nộp lần …</w:t>
              </w:r>
            </w:ins>
          </w:p>
        </w:tc>
        <w:tc>
          <w:tcPr>
            <w:tcW w:w="1027" w:type="dxa"/>
            <w:gridSpan w:val="2"/>
            <w:hideMark/>
            <w:tcPrChange w:id="711" w:author="Phạm Quang Thịnh" w:date="2019-07-05T19:51:00Z">
              <w:tcPr>
                <w:tcW w:w="1027" w:type="dxa"/>
                <w:gridSpan w:val="3"/>
                <w:hideMark/>
              </w:tcPr>
            </w:tcPrChange>
          </w:tcPr>
          <w:p w14:paraId="684EFFB8" w14:textId="77777777" w:rsidR="00795B2D" w:rsidRPr="00D06CD8" w:rsidRDefault="00795B2D" w:rsidP="00795B2D">
            <w:pPr>
              <w:rPr>
                <w:ins w:id="712" w:author="Hoan Ng" w:date="2017-03-20T22:18:00Z"/>
                <w:b/>
                <w:bCs/>
                <w:sz w:val="24"/>
              </w:rPr>
            </w:pPr>
            <w:ins w:id="713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868" w:type="dxa"/>
            <w:hideMark/>
            <w:tcPrChange w:id="714" w:author="Phạm Quang Thịnh" w:date="2019-07-05T19:51:00Z">
              <w:tcPr>
                <w:tcW w:w="868" w:type="dxa"/>
                <w:gridSpan w:val="3"/>
                <w:hideMark/>
              </w:tcPr>
            </w:tcPrChange>
          </w:tcPr>
          <w:p w14:paraId="39B5373F" w14:textId="77777777" w:rsidR="00795B2D" w:rsidRPr="00D06CD8" w:rsidRDefault="00795B2D" w:rsidP="00795B2D">
            <w:pPr>
              <w:rPr>
                <w:ins w:id="715" w:author="Hoan Ng" w:date="2017-03-20T22:18:00Z"/>
                <w:b/>
                <w:bCs/>
                <w:sz w:val="24"/>
              </w:rPr>
            </w:pPr>
            <w:ins w:id="716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978" w:type="dxa"/>
            <w:gridSpan w:val="2"/>
            <w:hideMark/>
            <w:tcPrChange w:id="717" w:author="Phạm Quang Thịnh" w:date="2019-07-05T19:51:00Z">
              <w:tcPr>
                <w:tcW w:w="978" w:type="dxa"/>
                <w:hideMark/>
              </w:tcPr>
            </w:tcPrChange>
          </w:tcPr>
          <w:p w14:paraId="781539F5" w14:textId="77777777" w:rsidR="00795B2D" w:rsidRPr="00D06CD8" w:rsidRDefault="00795B2D" w:rsidP="00795B2D">
            <w:pPr>
              <w:rPr>
                <w:ins w:id="718" w:author="Hoan Ng" w:date="2017-03-20T22:18:00Z"/>
                <w:b/>
                <w:bCs/>
                <w:sz w:val="24"/>
              </w:rPr>
            </w:pPr>
            <w:ins w:id="719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  <w:tc>
          <w:tcPr>
            <w:tcW w:w="790" w:type="dxa"/>
            <w:gridSpan w:val="2"/>
            <w:hideMark/>
            <w:tcPrChange w:id="720" w:author="Phạm Quang Thịnh" w:date="2019-07-05T19:51:00Z">
              <w:tcPr>
                <w:tcW w:w="790" w:type="dxa"/>
                <w:gridSpan w:val="3"/>
                <w:hideMark/>
              </w:tcPr>
            </w:tcPrChange>
          </w:tcPr>
          <w:p w14:paraId="615D768B" w14:textId="77777777" w:rsidR="00795B2D" w:rsidRPr="00D06CD8" w:rsidRDefault="00795B2D" w:rsidP="00795B2D">
            <w:pPr>
              <w:rPr>
                <w:ins w:id="721" w:author="Hoan Ng" w:date="2017-03-20T22:18:00Z"/>
                <w:b/>
                <w:bCs/>
                <w:sz w:val="24"/>
              </w:rPr>
            </w:pPr>
            <w:ins w:id="722" w:author="Hoan Ng" w:date="2017-03-20T22:18:00Z">
              <w:r w:rsidRPr="00D06CD8">
                <w:rPr>
                  <w:b/>
                  <w:bCs/>
                  <w:sz w:val="24"/>
                </w:rPr>
                <w:t> </w:t>
              </w:r>
            </w:ins>
          </w:p>
        </w:tc>
      </w:tr>
    </w:tbl>
    <w:sdt>
      <w:sdtPr>
        <w:rPr>
          <w:sz w:val="36"/>
        </w:rPr>
        <w:id w:val="16600377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85DD03" w14:textId="4D03314C" w:rsidR="00DE37E0" w:rsidRPr="00D06CD8" w:rsidRDefault="00DE37E0" w:rsidP="00DE37E0">
          <w:pPr>
            <w:pStyle w:val="TOCHeading"/>
            <w:rPr>
              <w:noProof/>
              <w:sz w:val="36"/>
            </w:rPr>
          </w:pPr>
          <w:r w:rsidRPr="00D06CD8">
            <w:rPr>
              <w:sz w:val="36"/>
            </w:rPr>
            <w:t>Mục lục</w:t>
          </w:r>
          <w:r w:rsidRPr="00D06CD8">
            <w:rPr>
              <w:sz w:val="36"/>
            </w:rPr>
            <w:fldChar w:fldCharType="begin"/>
          </w:r>
          <w:r w:rsidRPr="00D06CD8">
            <w:rPr>
              <w:sz w:val="36"/>
            </w:rPr>
            <w:instrText xml:space="preserve"> TOC \o "1-2" \h \z \u </w:instrText>
          </w:r>
          <w:r w:rsidRPr="00D06CD8">
            <w:rPr>
              <w:sz w:val="36"/>
            </w:rPr>
            <w:fldChar w:fldCharType="separate"/>
          </w:r>
        </w:p>
        <w:p w14:paraId="3620D933" w14:textId="23F72DF4" w:rsidR="00DE37E0" w:rsidRPr="00D06CD8" w:rsidRDefault="00EF2D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2"/>
              <w:lang w:eastAsia="ja-JP"/>
            </w:rPr>
          </w:pPr>
          <w:hyperlink w:anchor="_Toc13165955" w:history="1">
            <w:r w:rsidR="00DE37E0" w:rsidRPr="00D06CD8">
              <w:rPr>
                <w:noProof/>
                <w:webHidden/>
                <w:sz w:val="24"/>
              </w:rPr>
              <w:tab/>
            </w:r>
            <w:r w:rsidR="00DE37E0" w:rsidRPr="00D06CD8">
              <w:rPr>
                <w:noProof/>
                <w:webHidden/>
                <w:sz w:val="24"/>
              </w:rPr>
              <w:fldChar w:fldCharType="begin"/>
            </w:r>
            <w:r w:rsidR="00DE37E0" w:rsidRPr="00D06CD8">
              <w:rPr>
                <w:noProof/>
                <w:webHidden/>
                <w:sz w:val="24"/>
              </w:rPr>
              <w:instrText xml:space="preserve"> PAGEREF _Toc13165955 \h </w:instrText>
            </w:r>
            <w:r w:rsidR="00DE37E0" w:rsidRPr="00D06CD8">
              <w:rPr>
                <w:noProof/>
                <w:webHidden/>
                <w:sz w:val="24"/>
              </w:rPr>
            </w:r>
            <w:r w:rsidR="00DE37E0" w:rsidRPr="00D06CD8">
              <w:rPr>
                <w:noProof/>
                <w:webHidden/>
                <w:sz w:val="24"/>
              </w:rPr>
              <w:fldChar w:fldCharType="separate"/>
            </w:r>
            <w:r w:rsidR="00934CED" w:rsidRPr="00D06CD8">
              <w:rPr>
                <w:noProof/>
                <w:webHidden/>
                <w:sz w:val="24"/>
              </w:rPr>
              <w:t>0</w:t>
            </w:r>
            <w:r w:rsidR="00DE37E0" w:rsidRPr="00D06CD8">
              <w:rPr>
                <w:noProof/>
                <w:webHidden/>
                <w:sz w:val="24"/>
              </w:rPr>
              <w:fldChar w:fldCharType="end"/>
            </w:r>
          </w:hyperlink>
        </w:p>
        <w:p w14:paraId="25393878" w14:textId="1C42AC91" w:rsidR="00DE37E0" w:rsidRPr="00D06CD8" w:rsidRDefault="00EF2D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2"/>
              <w:lang w:eastAsia="ja-JP"/>
            </w:rPr>
          </w:pPr>
          <w:hyperlink w:anchor="_Toc13165956" w:history="1">
            <w:r w:rsidR="00DE37E0" w:rsidRPr="00D06CD8">
              <w:rPr>
                <w:rStyle w:val="Hyperlink"/>
                <w:noProof/>
                <w:sz w:val="24"/>
              </w:rPr>
              <w:t>Phân công công việc &amp; tiến độ</w:t>
            </w:r>
            <w:r w:rsidR="00DE37E0" w:rsidRPr="00D06CD8">
              <w:rPr>
                <w:noProof/>
                <w:webHidden/>
                <w:sz w:val="24"/>
              </w:rPr>
              <w:tab/>
            </w:r>
            <w:r w:rsidR="00DE37E0" w:rsidRPr="00D06CD8">
              <w:rPr>
                <w:noProof/>
                <w:webHidden/>
                <w:sz w:val="24"/>
              </w:rPr>
              <w:fldChar w:fldCharType="begin"/>
            </w:r>
            <w:r w:rsidR="00DE37E0" w:rsidRPr="00D06CD8">
              <w:rPr>
                <w:noProof/>
                <w:webHidden/>
                <w:sz w:val="24"/>
              </w:rPr>
              <w:instrText xml:space="preserve"> PAGEREF _Toc13165956 \h </w:instrText>
            </w:r>
            <w:r w:rsidR="00DE37E0" w:rsidRPr="00D06CD8">
              <w:rPr>
                <w:noProof/>
                <w:webHidden/>
                <w:sz w:val="24"/>
              </w:rPr>
            </w:r>
            <w:r w:rsidR="00DE37E0" w:rsidRPr="00D06CD8">
              <w:rPr>
                <w:noProof/>
                <w:webHidden/>
                <w:sz w:val="24"/>
              </w:rPr>
              <w:fldChar w:fldCharType="separate"/>
            </w:r>
            <w:r w:rsidR="00934CED" w:rsidRPr="00D06CD8">
              <w:rPr>
                <w:noProof/>
                <w:webHidden/>
                <w:sz w:val="24"/>
              </w:rPr>
              <w:t>1</w:t>
            </w:r>
            <w:r w:rsidR="00DE37E0" w:rsidRPr="00D06CD8">
              <w:rPr>
                <w:noProof/>
                <w:webHidden/>
                <w:sz w:val="24"/>
              </w:rPr>
              <w:fldChar w:fldCharType="end"/>
            </w:r>
          </w:hyperlink>
        </w:p>
        <w:p w14:paraId="1F381D40" w14:textId="53B8C3BF" w:rsidR="00DE37E0" w:rsidRPr="00D06CD8" w:rsidRDefault="00EF2D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2"/>
              <w:lang w:eastAsia="ja-JP"/>
            </w:rPr>
          </w:pPr>
          <w:hyperlink w:anchor="_Toc13165957" w:history="1">
            <w:r w:rsidR="00DE37E0" w:rsidRPr="00D06CD8">
              <w:rPr>
                <w:rStyle w:val="Hyperlink"/>
                <w:noProof/>
                <w:sz w:val="24"/>
              </w:rPr>
              <w:t>Chương 1: Hiện trạng</w:t>
            </w:r>
            <w:r w:rsidR="00DE37E0" w:rsidRPr="00D06CD8">
              <w:rPr>
                <w:noProof/>
                <w:webHidden/>
                <w:sz w:val="24"/>
              </w:rPr>
              <w:tab/>
            </w:r>
            <w:r w:rsidR="00DE37E0" w:rsidRPr="00D06CD8">
              <w:rPr>
                <w:noProof/>
                <w:webHidden/>
                <w:sz w:val="24"/>
              </w:rPr>
              <w:fldChar w:fldCharType="begin"/>
            </w:r>
            <w:r w:rsidR="00DE37E0" w:rsidRPr="00D06CD8">
              <w:rPr>
                <w:noProof/>
                <w:webHidden/>
                <w:sz w:val="24"/>
              </w:rPr>
              <w:instrText xml:space="preserve"> PAGEREF _Toc13165957 \h </w:instrText>
            </w:r>
            <w:r w:rsidR="00DE37E0" w:rsidRPr="00D06CD8">
              <w:rPr>
                <w:noProof/>
                <w:webHidden/>
                <w:sz w:val="24"/>
              </w:rPr>
            </w:r>
            <w:r w:rsidR="00DE37E0" w:rsidRPr="00D06CD8">
              <w:rPr>
                <w:noProof/>
                <w:webHidden/>
                <w:sz w:val="24"/>
              </w:rPr>
              <w:fldChar w:fldCharType="separate"/>
            </w:r>
            <w:r w:rsidR="00934CED" w:rsidRPr="00D06CD8">
              <w:rPr>
                <w:noProof/>
                <w:webHidden/>
                <w:sz w:val="24"/>
              </w:rPr>
              <w:t>4</w:t>
            </w:r>
            <w:r w:rsidR="00DE37E0" w:rsidRPr="00D06CD8">
              <w:rPr>
                <w:noProof/>
                <w:webHidden/>
                <w:sz w:val="24"/>
              </w:rPr>
              <w:fldChar w:fldCharType="end"/>
            </w:r>
          </w:hyperlink>
        </w:p>
        <w:p w14:paraId="46C6E8EE" w14:textId="46186538" w:rsidR="00DE37E0" w:rsidRPr="00D06CD8" w:rsidRDefault="00EF2D8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58" w:history="1">
            <w:r w:rsidR="00DE37E0" w:rsidRPr="00D06CD8">
              <w:rPr>
                <w:rStyle w:val="Hyperlink"/>
                <w:noProof/>
                <w:sz w:val="21"/>
              </w:rPr>
              <w:t>1.1. Hiện trạng tổ chức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_Toc13165958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4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57E2D3A4" w14:textId="00C023DA" w:rsidR="00DE37E0" w:rsidRPr="00D06CD8" w:rsidRDefault="00EF2D8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59" w:history="1">
            <w:r w:rsidR="00DE37E0" w:rsidRPr="00D06CD8">
              <w:rPr>
                <w:rStyle w:val="Hyperlink"/>
                <w:noProof/>
                <w:sz w:val="21"/>
              </w:rPr>
              <w:t>1.2. Hiện trạng nghiệp vụ (chức năng &amp; phi chức năng)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_Toc13165959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4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33DE2AF9" w14:textId="44E3722C" w:rsidR="00DE37E0" w:rsidRPr="00D06CD8" w:rsidRDefault="00EF2D8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60" w:history="1">
            <w:r w:rsidR="00DE37E0" w:rsidRPr="00D06CD8">
              <w:rPr>
                <w:rStyle w:val="Hyperlink"/>
                <w:noProof/>
                <w:sz w:val="21"/>
              </w:rPr>
              <w:t>1.3. Hiện trạng tin học (phần cứng, phần mềm, con người)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_Toc13165960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5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6D23579D" w14:textId="668CBF1F" w:rsidR="00DE37E0" w:rsidRPr="00D06CD8" w:rsidRDefault="00EF2D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2"/>
              <w:lang w:eastAsia="ja-JP"/>
            </w:rPr>
          </w:pPr>
          <w:hyperlink w:anchor="_Toc13165961" w:history="1">
            <w:r w:rsidR="00DE37E0" w:rsidRPr="00D06CD8">
              <w:rPr>
                <w:rStyle w:val="Hyperlink"/>
                <w:noProof/>
                <w:sz w:val="24"/>
              </w:rPr>
              <w:t>Chương 2: Phân tích</w:t>
            </w:r>
            <w:r w:rsidR="00DE37E0" w:rsidRPr="00D06CD8">
              <w:rPr>
                <w:noProof/>
                <w:webHidden/>
                <w:sz w:val="24"/>
              </w:rPr>
              <w:tab/>
            </w:r>
            <w:r w:rsidR="00DE37E0" w:rsidRPr="00D06CD8">
              <w:rPr>
                <w:noProof/>
                <w:webHidden/>
                <w:sz w:val="24"/>
              </w:rPr>
              <w:fldChar w:fldCharType="begin"/>
            </w:r>
            <w:r w:rsidR="00DE37E0" w:rsidRPr="00D06CD8">
              <w:rPr>
                <w:noProof/>
                <w:webHidden/>
                <w:sz w:val="24"/>
              </w:rPr>
              <w:instrText xml:space="preserve"> PAGEREF _Toc13165961 \h </w:instrText>
            </w:r>
            <w:r w:rsidR="00DE37E0" w:rsidRPr="00D06CD8">
              <w:rPr>
                <w:noProof/>
                <w:webHidden/>
                <w:sz w:val="24"/>
              </w:rPr>
            </w:r>
            <w:r w:rsidR="00DE37E0" w:rsidRPr="00D06CD8">
              <w:rPr>
                <w:noProof/>
                <w:webHidden/>
                <w:sz w:val="24"/>
              </w:rPr>
              <w:fldChar w:fldCharType="separate"/>
            </w:r>
            <w:r w:rsidR="00934CED" w:rsidRPr="00D06CD8">
              <w:rPr>
                <w:noProof/>
                <w:webHidden/>
                <w:sz w:val="24"/>
              </w:rPr>
              <w:t>7</w:t>
            </w:r>
            <w:r w:rsidR="00DE37E0" w:rsidRPr="00D06CD8">
              <w:rPr>
                <w:noProof/>
                <w:webHidden/>
                <w:sz w:val="24"/>
              </w:rPr>
              <w:fldChar w:fldCharType="end"/>
            </w:r>
          </w:hyperlink>
        </w:p>
        <w:p w14:paraId="7FE514F9" w14:textId="792C6135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62" w:history="1">
            <w:r w:rsidR="00DE37E0" w:rsidRPr="00D06CD8">
              <w:rPr>
                <w:rStyle w:val="Hyperlink"/>
                <w:noProof/>
                <w:sz w:val="21"/>
              </w:rPr>
              <w:t>1.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Lược đồ phân chức năng (FDD)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_Toc13165962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7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126286E0" w14:textId="52AA7F0C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63" w:history="1">
            <w:r w:rsidR="00DE37E0" w:rsidRPr="00D06CD8">
              <w:rPr>
                <w:rStyle w:val="Hyperlink"/>
                <w:noProof/>
                <w:sz w:val="21"/>
              </w:rPr>
              <w:t>2.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Đặc tả và Mô hình hóa nghiệp vụ (DFD Model)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_Toc13165963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9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68DD00EF" w14:textId="26A28492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64" w:history="1">
            <w:r w:rsidR="00DE37E0" w:rsidRPr="00D06CD8">
              <w:rPr>
                <w:rStyle w:val="Hyperlink"/>
                <w:noProof/>
                <w:sz w:val="21"/>
              </w:rPr>
              <w:t>3.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Mô hình hóa dữ liệu (ERD Model)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_Toc13165964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18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0179CE8F" w14:textId="66CFB4F3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65" w:history="1">
            <w:r w:rsidR="00DE37E0" w:rsidRPr="00D06CD8">
              <w:rPr>
                <w:rStyle w:val="Hyperlink"/>
                <w:noProof/>
                <w:sz w:val="21"/>
              </w:rPr>
              <w:t>4.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Sơ đồ lớp ở mức phân tích (Class diagram)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_Toc13165965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18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38F5EF7C" w14:textId="2BADBA0D" w:rsidR="00DE37E0" w:rsidRPr="00D06CD8" w:rsidRDefault="00EF2D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2"/>
              <w:lang w:eastAsia="ja-JP"/>
            </w:rPr>
          </w:pPr>
          <w:hyperlink w:anchor="_Toc13165966" w:history="1">
            <w:r w:rsidR="00DE37E0" w:rsidRPr="00D06CD8">
              <w:rPr>
                <w:rStyle w:val="Hyperlink"/>
                <w:noProof/>
                <w:sz w:val="24"/>
              </w:rPr>
              <w:t>Chương 3: Thiết kế</w:t>
            </w:r>
            <w:r w:rsidR="00DE37E0" w:rsidRPr="00D06CD8">
              <w:rPr>
                <w:noProof/>
                <w:webHidden/>
                <w:sz w:val="24"/>
              </w:rPr>
              <w:tab/>
            </w:r>
            <w:r w:rsidR="00DE37E0" w:rsidRPr="00D06CD8">
              <w:rPr>
                <w:noProof/>
                <w:webHidden/>
                <w:sz w:val="24"/>
              </w:rPr>
              <w:fldChar w:fldCharType="begin"/>
            </w:r>
            <w:r w:rsidR="00DE37E0" w:rsidRPr="00D06CD8">
              <w:rPr>
                <w:noProof/>
                <w:webHidden/>
                <w:sz w:val="24"/>
              </w:rPr>
              <w:instrText xml:space="preserve"> PAGEREF _Toc13165966 \h </w:instrText>
            </w:r>
            <w:r w:rsidR="00DE37E0" w:rsidRPr="00D06CD8">
              <w:rPr>
                <w:noProof/>
                <w:webHidden/>
                <w:sz w:val="24"/>
              </w:rPr>
            </w:r>
            <w:r w:rsidR="00DE37E0" w:rsidRPr="00D06CD8">
              <w:rPr>
                <w:noProof/>
                <w:webHidden/>
                <w:sz w:val="24"/>
              </w:rPr>
              <w:fldChar w:fldCharType="separate"/>
            </w:r>
            <w:r w:rsidR="00934CED" w:rsidRPr="00D06CD8">
              <w:rPr>
                <w:noProof/>
                <w:webHidden/>
                <w:sz w:val="24"/>
              </w:rPr>
              <w:t>19</w:t>
            </w:r>
            <w:r w:rsidR="00DE37E0" w:rsidRPr="00D06CD8">
              <w:rPr>
                <w:noProof/>
                <w:webHidden/>
                <w:sz w:val="24"/>
              </w:rPr>
              <w:fldChar w:fldCharType="end"/>
            </w:r>
          </w:hyperlink>
        </w:p>
        <w:p w14:paraId="4DF12FFB" w14:textId="736CE409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67" w:history="1">
            <w:r w:rsidR="00DE37E0" w:rsidRPr="00D06CD8">
              <w:rPr>
                <w:rStyle w:val="Hyperlink"/>
                <w:noProof/>
                <w:sz w:val="21"/>
              </w:rPr>
              <w:t>1.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Thiết kế kiến trúc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_Toc13165967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19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38CA7D83" w14:textId="31304EC6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68" w:history="1">
            <w:r w:rsidR="00DE37E0" w:rsidRPr="00D06CD8">
              <w:rPr>
                <w:rStyle w:val="Hyperlink"/>
                <w:noProof/>
                <w:sz w:val="21"/>
              </w:rPr>
              <w:t>2.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Thiết kế lớp – Sơ đồ lớp ở mức thiết kế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_Toc13165968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20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4B3DCF73" w14:textId="433A0D9C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69" w:history="1">
            <w:r w:rsidR="00DE37E0" w:rsidRPr="00D06CD8">
              <w:rPr>
                <w:rStyle w:val="Hyperlink"/>
                <w:noProof/>
                <w:sz w:val="21"/>
              </w:rPr>
              <w:t>3.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Thiết kế giao diện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_Toc13165969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21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1D4C45D9" w14:textId="2FB692E4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71" w:history="1">
            <w:r w:rsidR="00DE37E0" w:rsidRPr="00D06CD8">
              <w:rPr>
                <w:rStyle w:val="Hyperlink"/>
                <w:noProof/>
                <w:sz w:val="21"/>
              </w:rPr>
              <w:t>4.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Thiết kế dữ liệu (RD – Relationship Diagram – Mô hình quan hệ)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_Toc13165971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36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12204BDC" w14:textId="232F30B8" w:rsidR="00DE37E0" w:rsidRPr="00D06CD8" w:rsidRDefault="00EF2D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2"/>
              <w:lang w:eastAsia="ja-JP"/>
            </w:rPr>
          </w:pPr>
          <w:hyperlink w:anchor="_Toc13165972" w:history="1">
            <w:r w:rsidR="00DE37E0" w:rsidRPr="00D06CD8">
              <w:rPr>
                <w:rStyle w:val="Hyperlink"/>
                <w:noProof/>
                <w:sz w:val="24"/>
              </w:rPr>
              <w:t>Chương 4: Cài đặt</w:t>
            </w:r>
            <w:r w:rsidR="00DE37E0" w:rsidRPr="00D06CD8">
              <w:rPr>
                <w:noProof/>
                <w:webHidden/>
                <w:sz w:val="24"/>
              </w:rPr>
              <w:tab/>
            </w:r>
            <w:r w:rsidR="00DE37E0" w:rsidRPr="00D06CD8">
              <w:rPr>
                <w:noProof/>
                <w:webHidden/>
                <w:sz w:val="24"/>
              </w:rPr>
              <w:fldChar w:fldCharType="begin"/>
            </w:r>
            <w:r w:rsidR="00DE37E0" w:rsidRPr="00D06CD8">
              <w:rPr>
                <w:noProof/>
                <w:webHidden/>
                <w:sz w:val="24"/>
              </w:rPr>
              <w:instrText xml:space="preserve"> PAGEREF _Toc13165972 \h </w:instrText>
            </w:r>
            <w:r w:rsidR="00DE37E0" w:rsidRPr="00D06CD8">
              <w:rPr>
                <w:noProof/>
                <w:webHidden/>
                <w:sz w:val="24"/>
              </w:rPr>
            </w:r>
            <w:r w:rsidR="00DE37E0" w:rsidRPr="00D06CD8">
              <w:rPr>
                <w:noProof/>
                <w:webHidden/>
                <w:sz w:val="24"/>
              </w:rPr>
              <w:fldChar w:fldCharType="separate"/>
            </w:r>
            <w:r w:rsidR="00934CED" w:rsidRPr="00D06CD8">
              <w:rPr>
                <w:noProof/>
                <w:webHidden/>
                <w:sz w:val="24"/>
              </w:rPr>
              <w:t>38</w:t>
            </w:r>
            <w:r w:rsidR="00DE37E0" w:rsidRPr="00D06CD8">
              <w:rPr>
                <w:noProof/>
                <w:webHidden/>
                <w:sz w:val="24"/>
              </w:rPr>
              <w:fldChar w:fldCharType="end"/>
            </w:r>
          </w:hyperlink>
        </w:p>
        <w:p w14:paraId="7C0AE8F8" w14:textId="3BE87EF3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73" w:history="1">
            <w:r w:rsidR="00DE37E0" w:rsidRPr="00D06CD8">
              <w:rPr>
                <w:rStyle w:val="Hyperlink"/>
                <w:noProof/>
                <w:sz w:val="21"/>
              </w:rPr>
              <w:t>1.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Công nghệ sử dụng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_Toc13165973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38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49987F2F" w14:textId="7C6F14C4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74" w:history="1">
            <w:r w:rsidR="00DE37E0" w:rsidRPr="00D06CD8">
              <w:rPr>
                <w:rStyle w:val="Hyperlink"/>
                <w:noProof/>
                <w:sz w:val="21"/>
              </w:rPr>
              <w:t>2.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Vấn đề khi cài đặt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_Toc13165974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39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7A54091C" w14:textId="63848ABD" w:rsidR="00DE37E0" w:rsidRPr="00D06CD8" w:rsidRDefault="00EF2D8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2"/>
              <w:lang w:eastAsia="ja-JP"/>
            </w:rPr>
          </w:pPr>
          <w:hyperlink w:anchor="_Toc13165975" w:history="1">
            <w:r w:rsidR="00DE37E0" w:rsidRPr="00D06CD8">
              <w:rPr>
                <w:rStyle w:val="Hyperlink"/>
                <w:noProof/>
                <w:sz w:val="21"/>
              </w:rPr>
              <w:t>3.</w:t>
            </w:r>
            <w:r w:rsidR="00DE37E0" w:rsidRPr="00D06CD8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2"/>
                <w:lang w:eastAsia="ja-JP"/>
              </w:rPr>
              <w:tab/>
            </w:r>
            <w:r w:rsidR="00DE37E0" w:rsidRPr="00D06CD8">
              <w:rPr>
                <w:rStyle w:val="Hyperlink"/>
                <w:noProof/>
                <w:sz w:val="21"/>
              </w:rPr>
              <w:t>Mô tả giải pháp &amp; kỹ thuật</w:t>
            </w:r>
            <w:r w:rsidR="00DE37E0" w:rsidRPr="00D06CD8">
              <w:rPr>
                <w:noProof/>
                <w:webHidden/>
                <w:sz w:val="21"/>
              </w:rPr>
              <w:tab/>
            </w:r>
            <w:r w:rsidR="00DE37E0" w:rsidRPr="00D06CD8">
              <w:rPr>
                <w:noProof/>
                <w:webHidden/>
                <w:sz w:val="21"/>
              </w:rPr>
              <w:fldChar w:fldCharType="begin"/>
            </w:r>
            <w:r w:rsidR="00DE37E0" w:rsidRPr="00D06CD8">
              <w:rPr>
                <w:noProof/>
                <w:webHidden/>
                <w:sz w:val="21"/>
              </w:rPr>
              <w:instrText xml:space="preserve"> PAGEREF _Toc13165975 \h </w:instrText>
            </w:r>
            <w:r w:rsidR="00DE37E0" w:rsidRPr="00D06CD8">
              <w:rPr>
                <w:noProof/>
                <w:webHidden/>
                <w:sz w:val="21"/>
              </w:rPr>
            </w:r>
            <w:r w:rsidR="00DE37E0" w:rsidRPr="00D06CD8">
              <w:rPr>
                <w:noProof/>
                <w:webHidden/>
                <w:sz w:val="21"/>
              </w:rPr>
              <w:fldChar w:fldCharType="separate"/>
            </w:r>
            <w:r w:rsidR="00934CED" w:rsidRPr="00D06CD8">
              <w:rPr>
                <w:noProof/>
                <w:webHidden/>
                <w:sz w:val="21"/>
              </w:rPr>
              <w:t>39</w:t>
            </w:r>
            <w:r w:rsidR="00DE37E0" w:rsidRPr="00D06CD8">
              <w:rPr>
                <w:noProof/>
                <w:webHidden/>
                <w:sz w:val="21"/>
              </w:rPr>
              <w:fldChar w:fldCharType="end"/>
            </w:r>
          </w:hyperlink>
        </w:p>
        <w:p w14:paraId="04EE6B9D" w14:textId="09ABE95F" w:rsidR="00DE37E0" w:rsidRPr="00D06CD8" w:rsidRDefault="00EF2D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2"/>
              <w:lang w:eastAsia="ja-JP"/>
            </w:rPr>
          </w:pPr>
          <w:hyperlink w:anchor="_Toc13165976" w:history="1">
            <w:r w:rsidR="00DE37E0" w:rsidRPr="00D06CD8">
              <w:rPr>
                <w:rStyle w:val="Hyperlink"/>
                <w:noProof/>
                <w:sz w:val="24"/>
              </w:rPr>
              <w:t>Chương 5: Kiểm thử</w:t>
            </w:r>
            <w:r w:rsidR="00DE37E0" w:rsidRPr="00D06CD8">
              <w:rPr>
                <w:noProof/>
                <w:webHidden/>
                <w:sz w:val="24"/>
              </w:rPr>
              <w:tab/>
            </w:r>
            <w:r w:rsidR="00DE37E0" w:rsidRPr="00D06CD8">
              <w:rPr>
                <w:noProof/>
                <w:webHidden/>
                <w:sz w:val="24"/>
              </w:rPr>
              <w:fldChar w:fldCharType="begin"/>
            </w:r>
            <w:r w:rsidR="00DE37E0" w:rsidRPr="00D06CD8">
              <w:rPr>
                <w:noProof/>
                <w:webHidden/>
                <w:sz w:val="24"/>
              </w:rPr>
              <w:instrText xml:space="preserve"> PAGEREF _Toc13165976 \h </w:instrText>
            </w:r>
            <w:r w:rsidR="00DE37E0" w:rsidRPr="00D06CD8">
              <w:rPr>
                <w:noProof/>
                <w:webHidden/>
                <w:sz w:val="24"/>
              </w:rPr>
            </w:r>
            <w:r w:rsidR="00DE37E0" w:rsidRPr="00D06CD8">
              <w:rPr>
                <w:noProof/>
                <w:webHidden/>
                <w:sz w:val="24"/>
              </w:rPr>
              <w:fldChar w:fldCharType="separate"/>
            </w:r>
            <w:r w:rsidR="00934CED" w:rsidRPr="00D06CD8">
              <w:rPr>
                <w:noProof/>
                <w:webHidden/>
                <w:sz w:val="24"/>
              </w:rPr>
              <w:t>39</w:t>
            </w:r>
            <w:r w:rsidR="00DE37E0" w:rsidRPr="00D06CD8">
              <w:rPr>
                <w:noProof/>
                <w:webHidden/>
                <w:sz w:val="24"/>
              </w:rPr>
              <w:fldChar w:fldCharType="end"/>
            </w:r>
          </w:hyperlink>
        </w:p>
        <w:p w14:paraId="49A32400" w14:textId="4F7FA80B" w:rsidR="00DE37E0" w:rsidRPr="00D06CD8" w:rsidRDefault="00EF2D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2"/>
              <w:lang w:eastAsia="ja-JP"/>
            </w:rPr>
          </w:pPr>
          <w:hyperlink w:anchor="_Toc13165977" w:history="1">
            <w:r w:rsidR="00DE37E0" w:rsidRPr="00D06CD8">
              <w:rPr>
                <w:rStyle w:val="Hyperlink"/>
                <w:noProof/>
                <w:sz w:val="24"/>
              </w:rPr>
              <w:t>Chương 6: Kết luận</w:t>
            </w:r>
            <w:r w:rsidR="00DE37E0" w:rsidRPr="00D06CD8">
              <w:rPr>
                <w:noProof/>
                <w:webHidden/>
                <w:sz w:val="24"/>
              </w:rPr>
              <w:tab/>
            </w:r>
            <w:r w:rsidR="00DE37E0" w:rsidRPr="00D06CD8">
              <w:rPr>
                <w:noProof/>
                <w:webHidden/>
                <w:sz w:val="24"/>
              </w:rPr>
              <w:fldChar w:fldCharType="begin"/>
            </w:r>
            <w:r w:rsidR="00DE37E0" w:rsidRPr="00D06CD8">
              <w:rPr>
                <w:noProof/>
                <w:webHidden/>
                <w:sz w:val="24"/>
              </w:rPr>
              <w:instrText xml:space="preserve"> PAGEREF _Toc13165977 \h </w:instrText>
            </w:r>
            <w:r w:rsidR="00DE37E0" w:rsidRPr="00D06CD8">
              <w:rPr>
                <w:noProof/>
                <w:webHidden/>
                <w:sz w:val="24"/>
              </w:rPr>
            </w:r>
            <w:r w:rsidR="00DE37E0" w:rsidRPr="00D06CD8">
              <w:rPr>
                <w:noProof/>
                <w:webHidden/>
                <w:sz w:val="24"/>
              </w:rPr>
              <w:fldChar w:fldCharType="separate"/>
            </w:r>
            <w:r w:rsidR="00934CED" w:rsidRPr="00D06CD8">
              <w:rPr>
                <w:noProof/>
                <w:webHidden/>
                <w:sz w:val="24"/>
              </w:rPr>
              <w:t>42</w:t>
            </w:r>
            <w:r w:rsidR="00DE37E0" w:rsidRPr="00D06CD8">
              <w:rPr>
                <w:noProof/>
                <w:webHidden/>
                <w:sz w:val="24"/>
              </w:rPr>
              <w:fldChar w:fldCharType="end"/>
            </w:r>
          </w:hyperlink>
        </w:p>
        <w:p w14:paraId="12A8F629" w14:textId="1B11D173" w:rsidR="00DE37E0" w:rsidRPr="00D06CD8" w:rsidRDefault="00EF2D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2"/>
              <w:lang w:eastAsia="ja-JP"/>
            </w:rPr>
          </w:pPr>
          <w:hyperlink w:anchor="_Toc13165978" w:history="1">
            <w:r w:rsidR="00DE37E0" w:rsidRPr="00D06CD8">
              <w:rPr>
                <w:rStyle w:val="Hyperlink"/>
                <w:noProof/>
                <w:sz w:val="24"/>
              </w:rPr>
              <w:t>Tài liệu tham khảo</w:t>
            </w:r>
            <w:r w:rsidR="00DE37E0" w:rsidRPr="00D06CD8">
              <w:rPr>
                <w:noProof/>
                <w:webHidden/>
                <w:sz w:val="24"/>
              </w:rPr>
              <w:tab/>
            </w:r>
            <w:r w:rsidR="00DE37E0" w:rsidRPr="00D06CD8">
              <w:rPr>
                <w:noProof/>
                <w:webHidden/>
                <w:sz w:val="24"/>
              </w:rPr>
              <w:fldChar w:fldCharType="begin"/>
            </w:r>
            <w:r w:rsidR="00DE37E0" w:rsidRPr="00D06CD8">
              <w:rPr>
                <w:noProof/>
                <w:webHidden/>
                <w:sz w:val="24"/>
              </w:rPr>
              <w:instrText xml:space="preserve"> PAGEREF _Toc13165978 \h </w:instrText>
            </w:r>
            <w:r w:rsidR="00DE37E0" w:rsidRPr="00D06CD8">
              <w:rPr>
                <w:noProof/>
                <w:webHidden/>
                <w:sz w:val="24"/>
              </w:rPr>
            </w:r>
            <w:r w:rsidR="00DE37E0" w:rsidRPr="00D06CD8">
              <w:rPr>
                <w:noProof/>
                <w:webHidden/>
                <w:sz w:val="24"/>
              </w:rPr>
              <w:fldChar w:fldCharType="separate"/>
            </w:r>
            <w:r w:rsidR="00934CED" w:rsidRPr="00D06CD8">
              <w:rPr>
                <w:noProof/>
                <w:webHidden/>
                <w:sz w:val="24"/>
              </w:rPr>
              <w:t>42</w:t>
            </w:r>
            <w:r w:rsidR="00DE37E0" w:rsidRPr="00D06CD8">
              <w:rPr>
                <w:noProof/>
                <w:webHidden/>
                <w:sz w:val="24"/>
              </w:rPr>
              <w:fldChar w:fldCharType="end"/>
            </w:r>
          </w:hyperlink>
        </w:p>
        <w:p w14:paraId="10E1516C" w14:textId="43D508EF" w:rsidR="00DE37E0" w:rsidRPr="00D06CD8" w:rsidRDefault="00DE37E0" w:rsidP="00DE37E0">
          <w:pPr>
            <w:pStyle w:val="TOCHeading"/>
            <w:rPr>
              <w:sz w:val="36"/>
            </w:rPr>
          </w:pPr>
          <w:r w:rsidRPr="00D06CD8">
            <w:rPr>
              <w:sz w:val="36"/>
            </w:rPr>
            <w:fldChar w:fldCharType="end"/>
          </w:r>
        </w:p>
      </w:sdtContent>
    </w:sdt>
    <w:p w14:paraId="074FEB57" w14:textId="20041B09" w:rsidR="00DE37E0" w:rsidRPr="00D06CD8" w:rsidRDefault="00DE37E0">
      <w:pPr>
        <w:rPr>
          <w:b/>
          <w:sz w:val="24"/>
        </w:rPr>
      </w:pPr>
    </w:p>
    <w:p w14:paraId="6D9635A4" w14:textId="5A6A0E0E" w:rsidR="00251B50" w:rsidRPr="00D06CD8" w:rsidRDefault="007E56BA" w:rsidP="00512934">
      <w:pPr>
        <w:pStyle w:val="Heading1"/>
        <w:rPr>
          <w:ins w:id="723" w:author="Phạm Quang Thịnh" w:date="2019-06-04T13:15:00Z"/>
          <w:sz w:val="36"/>
        </w:rPr>
      </w:pPr>
      <w:bookmarkStart w:id="724" w:name="_Toc13165957"/>
      <w:r w:rsidRPr="00D06CD8">
        <w:rPr>
          <w:sz w:val="36"/>
        </w:rPr>
        <w:t>Chương 1: Hiện trạng</w:t>
      </w:r>
      <w:bookmarkEnd w:id="724"/>
    </w:p>
    <w:p w14:paraId="68BC3E4A" w14:textId="67C26549" w:rsidR="00251B50" w:rsidRPr="00D06CD8" w:rsidRDefault="00251B50">
      <w:pPr>
        <w:pStyle w:val="Heading2"/>
        <w:numPr>
          <w:ilvl w:val="1"/>
          <w:numId w:val="31"/>
        </w:numPr>
        <w:rPr>
          <w:sz w:val="28"/>
        </w:rPr>
      </w:pPr>
      <w:bookmarkStart w:id="725" w:name="_Toc13165958"/>
      <w:ins w:id="726" w:author="Phạm Quang Thịnh" w:date="2019-06-04T13:15:00Z">
        <w:r w:rsidRPr="00D06CD8">
          <w:rPr>
            <w:sz w:val="28"/>
          </w:rPr>
          <w:t>Hiện trạng tổ chức</w:t>
        </w:r>
      </w:ins>
      <w:bookmarkEnd w:id="725"/>
    </w:p>
    <w:p w14:paraId="27B49762" w14:textId="56EBA368" w:rsidR="004C0073" w:rsidRPr="00D06CD8" w:rsidRDefault="006A4CFB" w:rsidP="00F93A7F">
      <w:pPr>
        <w:pStyle w:val="ListParagraph"/>
        <w:numPr>
          <w:ilvl w:val="0"/>
          <w:numId w:val="82"/>
        </w:numPr>
        <w:rPr>
          <w:sz w:val="28"/>
          <w:szCs w:val="24"/>
        </w:rPr>
      </w:pPr>
      <w:r w:rsidRPr="00D06CD8">
        <w:rPr>
          <w:sz w:val="28"/>
          <w:szCs w:val="24"/>
        </w:rPr>
        <w:t>Đội ngũ nhà h</w:t>
      </w:r>
      <w:r w:rsidR="008C3840" w:rsidRPr="00D06CD8">
        <w:rPr>
          <w:sz w:val="28"/>
          <w:szCs w:val="24"/>
        </w:rPr>
        <w:t>à</w:t>
      </w:r>
      <w:r w:rsidRPr="00D06CD8">
        <w:rPr>
          <w:sz w:val="28"/>
          <w:szCs w:val="24"/>
        </w:rPr>
        <w:t>ng được</w:t>
      </w:r>
      <w:r w:rsidR="009D029D" w:rsidRPr="00D06CD8">
        <w:rPr>
          <w:sz w:val="28"/>
          <w:szCs w:val="24"/>
        </w:rPr>
        <w:t xml:space="preserve"> quản lý bởi giám đốc điều hành, với 4 bộ phần phục vụ dưới giám đốc để dễ dàng phân chia công việc</w:t>
      </w:r>
    </w:p>
    <w:p w14:paraId="28E8C38B" w14:textId="603ADE7A" w:rsidR="009D029D" w:rsidRPr="00D06CD8" w:rsidRDefault="0077222C" w:rsidP="0077222C">
      <w:pPr>
        <w:pStyle w:val="ListParagraph"/>
        <w:ind w:left="0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7B6090FE" wp14:editId="23E340D5">
            <wp:extent cx="5943600" cy="2343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57C6" w14:textId="6D37AF19" w:rsidR="006A4CFB" w:rsidRPr="00D06CD8" w:rsidRDefault="000F0CC0" w:rsidP="000F0CC0">
      <w:pPr>
        <w:pStyle w:val="ListParagraph"/>
        <w:numPr>
          <w:ilvl w:val="0"/>
          <w:numId w:val="82"/>
        </w:numPr>
        <w:rPr>
          <w:sz w:val="28"/>
          <w:szCs w:val="24"/>
        </w:rPr>
      </w:pPr>
      <w:r w:rsidRPr="00D06CD8">
        <w:rPr>
          <w:sz w:val="28"/>
          <w:szCs w:val="24"/>
        </w:rPr>
        <w:t xml:space="preserve">Kiến trúc nhà hàng chia làm </w:t>
      </w:r>
      <w:r w:rsidR="005C2091" w:rsidRPr="00D06CD8">
        <w:rPr>
          <w:sz w:val="28"/>
          <w:szCs w:val="24"/>
        </w:rPr>
        <w:t>4</w:t>
      </w:r>
      <w:r w:rsidRPr="00D06CD8">
        <w:rPr>
          <w:sz w:val="28"/>
          <w:szCs w:val="24"/>
        </w:rPr>
        <w:t xml:space="preserve"> tầng</w:t>
      </w:r>
      <w:r w:rsidR="005C2091" w:rsidRPr="00D06CD8">
        <w:rPr>
          <w:sz w:val="28"/>
          <w:szCs w:val="24"/>
        </w:rPr>
        <w:t xml:space="preserve"> </w:t>
      </w:r>
      <w:r w:rsidR="00455948" w:rsidRPr="00D06CD8">
        <w:rPr>
          <w:sz w:val="28"/>
          <w:szCs w:val="24"/>
        </w:rPr>
        <w:t>(bao gồm tầng trệt)</w:t>
      </w:r>
      <w:r w:rsidR="005C2091" w:rsidRPr="00D06CD8">
        <w:rPr>
          <w:sz w:val="28"/>
          <w:szCs w:val="24"/>
        </w:rPr>
        <w:t>:</w:t>
      </w:r>
    </w:p>
    <w:p w14:paraId="6BC9AB2C" w14:textId="3D88F8B2" w:rsidR="005C2091" w:rsidRPr="00D06CD8" w:rsidRDefault="005C2091" w:rsidP="005C2091">
      <w:pPr>
        <w:pStyle w:val="ListParagraph"/>
        <w:numPr>
          <w:ilvl w:val="1"/>
          <w:numId w:val="82"/>
        </w:numPr>
        <w:rPr>
          <w:sz w:val="28"/>
          <w:szCs w:val="24"/>
        </w:rPr>
      </w:pPr>
      <w:r w:rsidRPr="00D06CD8">
        <w:rPr>
          <w:sz w:val="28"/>
          <w:szCs w:val="24"/>
        </w:rPr>
        <w:t xml:space="preserve">Tầng trệt: bãi giữ xe, </w:t>
      </w:r>
      <w:r w:rsidR="003E4675" w:rsidRPr="00D06CD8">
        <w:rPr>
          <w:sz w:val="28"/>
          <w:szCs w:val="24"/>
        </w:rPr>
        <w:t xml:space="preserve">bãi tiếp nhận </w:t>
      </w:r>
      <w:r w:rsidR="006F49E5" w:rsidRPr="00D06CD8">
        <w:rPr>
          <w:sz w:val="28"/>
          <w:szCs w:val="24"/>
        </w:rPr>
        <w:t>nguyên liệu nhập</w:t>
      </w:r>
    </w:p>
    <w:p w14:paraId="4AB9AC97" w14:textId="5F23F01A" w:rsidR="006F49E5" w:rsidRPr="00D06CD8" w:rsidRDefault="006F49E5" w:rsidP="005C2091">
      <w:pPr>
        <w:pStyle w:val="ListParagraph"/>
        <w:numPr>
          <w:ilvl w:val="1"/>
          <w:numId w:val="82"/>
        </w:numPr>
        <w:rPr>
          <w:sz w:val="28"/>
          <w:szCs w:val="24"/>
        </w:rPr>
      </w:pPr>
      <w:r w:rsidRPr="00D06CD8">
        <w:rPr>
          <w:sz w:val="28"/>
          <w:szCs w:val="24"/>
        </w:rPr>
        <w:t>Tầng 1: khu vực bếp</w:t>
      </w:r>
      <w:r w:rsidR="001D6EA0" w:rsidRPr="00D06CD8">
        <w:rPr>
          <w:sz w:val="28"/>
          <w:szCs w:val="24"/>
        </w:rPr>
        <w:t xml:space="preserve"> chính</w:t>
      </w:r>
      <w:r w:rsidRPr="00D06CD8">
        <w:rPr>
          <w:sz w:val="28"/>
          <w:szCs w:val="24"/>
        </w:rPr>
        <w:t>,</w:t>
      </w:r>
      <w:r w:rsidR="001D6EA0" w:rsidRPr="00D06CD8">
        <w:rPr>
          <w:sz w:val="28"/>
          <w:szCs w:val="24"/>
        </w:rPr>
        <w:t xml:space="preserve"> khu vực quầy phục vụ/tính tiền, khu vực ăn</w:t>
      </w:r>
    </w:p>
    <w:p w14:paraId="00BEEFF6" w14:textId="7940662F" w:rsidR="001D6EA0" w:rsidRPr="00D06CD8" w:rsidRDefault="001D6EA0" w:rsidP="005C2091">
      <w:pPr>
        <w:pStyle w:val="ListParagraph"/>
        <w:numPr>
          <w:ilvl w:val="1"/>
          <w:numId w:val="82"/>
        </w:numPr>
        <w:rPr>
          <w:sz w:val="28"/>
          <w:szCs w:val="24"/>
        </w:rPr>
      </w:pPr>
      <w:r w:rsidRPr="00D06CD8">
        <w:rPr>
          <w:sz w:val="28"/>
          <w:szCs w:val="24"/>
        </w:rPr>
        <w:t>Tầng 2: khu vực bếp phụ, khu vực quầy phục vụ/ tính tiền, khu vực ăn</w:t>
      </w:r>
    </w:p>
    <w:p w14:paraId="369D0D84" w14:textId="1E7DF16C" w:rsidR="001D6EA0" w:rsidRPr="00D06CD8" w:rsidRDefault="001D6EA0" w:rsidP="005C2091">
      <w:pPr>
        <w:pStyle w:val="ListParagraph"/>
        <w:numPr>
          <w:ilvl w:val="1"/>
          <w:numId w:val="82"/>
        </w:numPr>
        <w:rPr>
          <w:ins w:id="727" w:author="Phạm Quang Thịnh" w:date="2019-07-05T10:45:00Z"/>
          <w:sz w:val="28"/>
          <w:szCs w:val="24"/>
        </w:rPr>
      </w:pPr>
      <w:r w:rsidRPr="00D06CD8">
        <w:rPr>
          <w:sz w:val="28"/>
          <w:szCs w:val="24"/>
        </w:rPr>
        <w:t>Tầng 3: phòng giám đốc, phòng nhân sự, phòng tài chính, phòng hành chính</w:t>
      </w:r>
      <w:r w:rsidR="00DF22C2" w:rsidRPr="00D06CD8">
        <w:rPr>
          <w:sz w:val="28"/>
          <w:szCs w:val="24"/>
        </w:rPr>
        <w:t>, phòng quản trị</w:t>
      </w:r>
    </w:p>
    <w:p w14:paraId="7C79F757" w14:textId="7AC85BA0" w:rsidR="00A766BD" w:rsidRPr="00D06CD8" w:rsidDel="00514B58" w:rsidRDefault="00C614B7" w:rsidP="00A034DF">
      <w:pPr>
        <w:pStyle w:val="ListParagraph"/>
        <w:numPr>
          <w:ilvl w:val="0"/>
          <w:numId w:val="41"/>
        </w:numPr>
        <w:rPr>
          <w:ins w:id="728" w:author="Phạm Quang Thịnh" w:date="2019-07-05T11:54:00Z"/>
          <w:del w:id="729" w:author="Git Gud" w:date="2019-12-15T14:17:00Z"/>
          <w:sz w:val="28"/>
          <w:szCs w:val="24"/>
        </w:rPr>
      </w:pPr>
      <w:ins w:id="730" w:author="Phạm Quang Thịnh" w:date="2019-07-05T11:29:00Z">
        <w:del w:id="731" w:author="Git Gud" w:date="2019-12-15T14:17:00Z">
          <w:r w:rsidRPr="00D06CD8" w:rsidDel="00514B58">
            <w:rPr>
              <w:sz w:val="28"/>
              <w:szCs w:val="24"/>
            </w:rPr>
            <w:delText>Trụ sở chính</w:delText>
          </w:r>
        </w:del>
      </w:ins>
      <w:ins w:id="732" w:author="Phạm Quang Thịnh" w:date="2019-07-05T11:30:00Z">
        <w:del w:id="733" w:author="Git Gud" w:date="2019-12-15T14:17:00Z">
          <w:r w:rsidRPr="00D06CD8" w:rsidDel="00514B58">
            <w:rPr>
              <w:sz w:val="28"/>
              <w:szCs w:val="24"/>
            </w:rPr>
            <w:delText xml:space="preserve">: </w:delText>
          </w:r>
        </w:del>
      </w:ins>
      <w:ins w:id="734" w:author="Phạm Quang Thịnh" w:date="2019-07-05T11:54:00Z">
        <w:del w:id="735" w:author="Git Gud" w:date="2019-12-15T14:17:00Z">
          <w:r w:rsidR="00CE5CD2" w:rsidRPr="00D06CD8" w:rsidDel="00514B58">
            <w:rPr>
              <w:sz w:val="28"/>
              <w:szCs w:val="24"/>
            </w:rPr>
            <w:delText>Quản lí tất cả thông tin của các đại lý, lên chiến lược marketing, mở rộng thị trường, quản lí tài chính, tuyển nhân sự</w:delText>
          </w:r>
        </w:del>
      </w:ins>
    </w:p>
    <w:p w14:paraId="762E379E" w14:textId="762E03CD" w:rsidR="00CE5CD2" w:rsidRPr="00D06CD8" w:rsidDel="00514B58" w:rsidRDefault="00CE5CD2">
      <w:pPr>
        <w:pStyle w:val="ListParagraph"/>
        <w:jc w:val="center"/>
        <w:rPr>
          <w:ins w:id="736" w:author="Phạm Quang Thịnh" w:date="2019-07-05T11:55:00Z"/>
          <w:del w:id="737" w:author="Git Gud" w:date="2019-12-15T14:17:00Z"/>
          <w:sz w:val="28"/>
          <w:szCs w:val="24"/>
        </w:rPr>
        <w:pPrChange w:id="738" w:author="Phạm Quang Thịnh" w:date="2019-07-05T12:00:00Z">
          <w:pPr>
            <w:pStyle w:val="ListParagraph"/>
          </w:pPr>
        </w:pPrChange>
      </w:pPr>
      <w:ins w:id="739" w:author="Phạm Quang Thịnh" w:date="2019-07-05T11:54:00Z">
        <w:del w:id="740" w:author="Git Gud" w:date="2019-12-15T14:17:00Z">
          <w:r w:rsidRPr="00D06CD8" w:rsidDel="00514B58">
            <w:rPr>
              <w:noProof/>
              <w:sz w:val="28"/>
              <w:szCs w:val="24"/>
            </w:rPr>
            <w:drawing>
              <wp:inline distT="0" distB="0" distL="0" distR="0" wp14:anchorId="7BD2E8B5" wp14:editId="3902B8AF">
                <wp:extent cx="3429000" cy="1857374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60303" cy="187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4C5B794F" w14:textId="06564A8F" w:rsidR="00CE5CD2" w:rsidRPr="00D06CD8" w:rsidDel="00514B58" w:rsidRDefault="00CE5CD2" w:rsidP="00CE5CD2">
      <w:pPr>
        <w:pStyle w:val="ListParagraph"/>
        <w:numPr>
          <w:ilvl w:val="1"/>
          <w:numId w:val="41"/>
        </w:numPr>
        <w:rPr>
          <w:ins w:id="741" w:author="Phạm Quang Thịnh" w:date="2019-07-05T11:56:00Z"/>
          <w:del w:id="742" w:author="Git Gud" w:date="2019-12-15T14:17:00Z"/>
          <w:sz w:val="28"/>
          <w:szCs w:val="24"/>
        </w:rPr>
      </w:pPr>
      <w:ins w:id="743" w:author="Phạm Quang Thịnh" w:date="2019-07-05T11:55:00Z">
        <w:del w:id="744" w:author="Git Gud" w:date="2019-12-15T14:17:00Z">
          <w:r w:rsidRPr="00D06CD8" w:rsidDel="00514B58">
            <w:rPr>
              <w:sz w:val="28"/>
              <w:szCs w:val="24"/>
            </w:rPr>
            <w:delText>Giám đốc: nắm bắt thông tin thị trường, đưa ra quyết định cuối cùng</w:delText>
          </w:r>
        </w:del>
      </w:ins>
    </w:p>
    <w:p w14:paraId="521920B7" w14:textId="4E551AD6" w:rsidR="00CE5CD2" w:rsidRPr="00D06CD8" w:rsidDel="00514B58" w:rsidRDefault="00CE5CD2" w:rsidP="00CE5CD2">
      <w:pPr>
        <w:pStyle w:val="ListParagraph"/>
        <w:numPr>
          <w:ilvl w:val="1"/>
          <w:numId w:val="41"/>
        </w:numPr>
        <w:rPr>
          <w:ins w:id="745" w:author="Phạm Quang Thịnh" w:date="2019-07-05T11:56:00Z"/>
          <w:del w:id="746" w:author="Git Gud" w:date="2019-12-15T14:18:00Z"/>
          <w:sz w:val="28"/>
          <w:szCs w:val="24"/>
        </w:rPr>
      </w:pPr>
      <w:ins w:id="747" w:author="Phạm Quang Thịnh" w:date="2019-07-05T11:56:00Z">
        <w:del w:id="748" w:author="Git Gud" w:date="2019-12-15T14:17:00Z">
          <w:r w:rsidRPr="00D06CD8" w:rsidDel="00514B58">
            <w:rPr>
              <w:sz w:val="28"/>
              <w:szCs w:val="24"/>
            </w:rPr>
            <w:delText xml:space="preserve">Tài chính: quản lí chi tiêu, doanh </w:delText>
          </w:r>
        </w:del>
        <w:del w:id="749" w:author="Git Gud" w:date="2019-12-15T14:18:00Z">
          <w:r w:rsidRPr="00D06CD8" w:rsidDel="00514B58">
            <w:rPr>
              <w:sz w:val="28"/>
              <w:szCs w:val="24"/>
            </w:rPr>
            <w:delText>thu, lên các kế hoạch tài chính cho năm</w:delText>
          </w:r>
        </w:del>
      </w:ins>
    </w:p>
    <w:p w14:paraId="22D0F1CA" w14:textId="323DB746" w:rsidR="00CE5CD2" w:rsidRPr="00D06CD8" w:rsidDel="00514B58" w:rsidRDefault="00CE5CD2" w:rsidP="00CE5CD2">
      <w:pPr>
        <w:pStyle w:val="ListParagraph"/>
        <w:numPr>
          <w:ilvl w:val="1"/>
          <w:numId w:val="41"/>
        </w:numPr>
        <w:rPr>
          <w:ins w:id="750" w:author="Phạm Quang Thịnh" w:date="2019-07-05T11:57:00Z"/>
          <w:del w:id="751" w:author="Git Gud" w:date="2019-12-15T14:18:00Z"/>
          <w:sz w:val="28"/>
          <w:szCs w:val="24"/>
        </w:rPr>
      </w:pPr>
      <w:ins w:id="752" w:author="Phạm Quang Thịnh" w:date="2019-07-05T11:56:00Z">
        <w:del w:id="753" w:author="Git Gud" w:date="2019-12-15T14:18:00Z">
          <w:r w:rsidRPr="00D06CD8" w:rsidDel="00514B58">
            <w:rPr>
              <w:sz w:val="28"/>
              <w:szCs w:val="24"/>
            </w:rPr>
            <w:delText xml:space="preserve">Marketing: lên các chiến lược quảng cáo, phối hợp với </w:delText>
          </w:r>
        </w:del>
      </w:ins>
      <w:ins w:id="754" w:author="Phạm Quang Thịnh" w:date="2019-07-05T11:57:00Z">
        <w:del w:id="755" w:author="Git Gud" w:date="2019-12-15T14:18:00Z">
          <w:r w:rsidRPr="00D06CD8" w:rsidDel="00514B58">
            <w:rPr>
              <w:sz w:val="28"/>
              <w:szCs w:val="24"/>
            </w:rPr>
            <w:delText>phòng tài chính đưa ra các chương trình thu hút thêm khách hàng</w:delText>
          </w:r>
        </w:del>
      </w:ins>
    </w:p>
    <w:p w14:paraId="723E2E90" w14:textId="083CB522" w:rsidR="00CE5CD2" w:rsidRPr="00D06CD8" w:rsidDel="00514B58" w:rsidRDefault="00CE5CD2" w:rsidP="00CE5CD2">
      <w:pPr>
        <w:pStyle w:val="ListParagraph"/>
        <w:numPr>
          <w:ilvl w:val="1"/>
          <w:numId w:val="41"/>
        </w:numPr>
        <w:rPr>
          <w:ins w:id="756" w:author="Phạm Quang Thịnh" w:date="2019-07-05T11:57:00Z"/>
          <w:del w:id="757" w:author="Git Gud" w:date="2019-12-15T14:18:00Z"/>
          <w:sz w:val="28"/>
          <w:szCs w:val="24"/>
        </w:rPr>
      </w:pPr>
      <w:ins w:id="758" w:author="Phạm Quang Thịnh" w:date="2019-07-05T11:57:00Z">
        <w:del w:id="759" w:author="Git Gud" w:date="2019-12-15T14:18:00Z">
          <w:r w:rsidRPr="00D06CD8" w:rsidDel="00514B58">
            <w:rPr>
              <w:sz w:val="28"/>
              <w:szCs w:val="24"/>
            </w:rPr>
            <w:delText>Nhân sự: phỏng vấn, chiêu mộ các nhân viên mới, đồng thời quản lí thông tin tất cả các nhân viên</w:delText>
          </w:r>
        </w:del>
      </w:ins>
    </w:p>
    <w:p w14:paraId="5A2B27EE" w14:textId="33A7C5F0" w:rsidR="00CE5CD2" w:rsidRPr="00D06CD8" w:rsidDel="00514B58" w:rsidRDefault="00CE5CD2" w:rsidP="00CE5CD2">
      <w:pPr>
        <w:pStyle w:val="ListParagraph"/>
        <w:numPr>
          <w:ilvl w:val="1"/>
          <w:numId w:val="41"/>
        </w:numPr>
        <w:rPr>
          <w:ins w:id="760" w:author="Phạm Quang Thịnh" w:date="2019-07-05T11:58:00Z"/>
          <w:del w:id="761" w:author="Git Gud" w:date="2019-12-15T14:18:00Z"/>
          <w:sz w:val="28"/>
          <w:szCs w:val="24"/>
        </w:rPr>
      </w:pPr>
      <w:ins w:id="762" w:author="Phạm Quang Thịnh" w:date="2019-07-05T11:57:00Z">
        <w:del w:id="763" w:author="Git Gud" w:date="2019-12-15T14:18:00Z">
          <w:r w:rsidRPr="00D06CD8" w:rsidDel="00514B58">
            <w:rPr>
              <w:sz w:val="28"/>
              <w:szCs w:val="24"/>
            </w:rPr>
            <w:delText xml:space="preserve">Kỹ thuật: </w:delText>
          </w:r>
        </w:del>
      </w:ins>
      <w:ins w:id="764" w:author="Phạm Quang Thịnh" w:date="2019-07-05T11:58:00Z">
        <w:del w:id="765" w:author="Git Gud" w:date="2019-12-15T14:18:00Z">
          <w:r w:rsidRPr="00D06CD8" w:rsidDel="00514B58">
            <w:rPr>
              <w:sz w:val="28"/>
              <w:szCs w:val="24"/>
            </w:rPr>
            <w:delText>bảo trì, sửa chữa, cập nhật và nâng cấp các thiết bị</w:delText>
          </w:r>
        </w:del>
      </w:ins>
    </w:p>
    <w:p w14:paraId="1511E11B" w14:textId="5C06FB58" w:rsidR="00E432F6" w:rsidRPr="00D06CD8" w:rsidDel="00514B58" w:rsidRDefault="00E432F6" w:rsidP="00E432F6">
      <w:pPr>
        <w:pStyle w:val="ListParagraph"/>
        <w:numPr>
          <w:ilvl w:val="0"/>
          <w:numId w:val="41"/>
        </w:numPr>
        <w:rPr>
          <w:ins w:id="766" w:author="Phạm Quang Thịnh" w:date="2019-07-05T11:59:00Z"/>
          <w:del w:id="767" w:author="Git Gud" w:date="2019-12-15T14:18:00Z"/>
          <w:sz w:val="28"/>
          <w:szCs w:val="24"/>
        </w:rPr>
      </w:pPr>
      <w:ins w:id="768" w:author="Phạm Quang Thịnh" w:date="2019-07-05T11:58:00Z">
        <w:del w:id="769" w:author="Git Gud" w:date="2019-12-15T14:18:00Z">
          <w:r w:rsidRPr="00D06CD8" w:rsidDel="00514B58">
            <w:rPr>
              <w:sz w:val="28"/>
              <w:szCs w:val="24"/>
            </w:rPr>
            <w:delText xml:space="preserve">Tổng quản lí nằm ở trụ sở chính sẽ </w:delText>
          </w:r>
        </w:del>
      </w:ins>
      <w:ins w:id="770" w:author="Phạm Quang Thịnh" w:date="2019-07-05T11:59:00Z">
        <w:del w:id="771" w:author="Git Gud" w:date="2019-12-15T14:18:00Z">
          <w:r w:rsidRPr="00D06CD8" w:rsidDel="00514B58">
            <w:rPr>
              <w:sz w:val="28"/>
              <w:szCs w:val="24"/>
            </w:rPr>
            <w:delText xml:space="preserve">thay mặt giám đốc đưa các quyết định, </w:delText>
          </w:r>
          <w:r w:rsidR="003277CA" w:rsidRPr="00D06CD8" w:rsidDel="00514B58">
            <w:rPr>
              <w:sz w:val="28"/>
              <w:szCs w:val="24"/>
            </w:rPr>
            <w:delText>chính sách xuống các chi nhánh đại lý</w:delText>
          </w:r>
        </w:del>
      </w:ins>
    </w:p>
    <w:p w14:paraId="33B33D9D" w14:textId="07355C0A" w:rsidR="003277CA" w:rsidRPr="00D06CD8" w:rsidDel="00514B58" w:rsidRDefault="003277CA" w:rsidP="00E432F6">
      <w:pPr>
        <w:pStyle w:val="ListParagraph"/>
        <w:numPr>
          <w:ilvl w:val="0"/>
          <w:numId w:val="41"/>
        </w:numPr>
        <w:rPr>
          <w:ins w:id="772" w:author="Phạm Quang Thịnh" w:date="2019-07-05T12:00:00Z"/>
          <w:del w:id="773" w:author="Git Gud" w:date="2019-12-15T14:18:00Z"/>
          <w:sz w:val="28"/>
          <w:szCs w:val="24"/>
        </w:rPr>
      </w:pPr>
      <w:ins w:id="774" w:author="Phạm Quang Thịnh" w:date="2019-07-05T11:59:00Z">
        <w:del w:id="775" w:author="Git Gud" w:date="2019-12-15T14:18:00Z">
          <w:r w:rsidRPr="00D06CD8" w:rsidDel="00514B58">
            <w:rPr>
              <w:sz w:val="28"/>
              <w:szCs w:val="24"/>
            </w:rPr>
            <w:delText xml:space="preserve">Ngoài ra còn có các quản lí của từng đại lý sẽ </w:delText>
          </w:r>
        </w:del>
      </w:ins>
      <w:ins w:id="776" w:author="Phạm Quang Thịnh" w:date="2019-07-05T12:00:00Z">
        <w:del w:id="777" w:author="Git Gud" w:date="2019-12-15T14:18:00Z">
          <w:r w:rsidRPr="00D06CD8" w:rsidDel="00514B58">
            <w:rPr>
              <w:sz w:val="28"/>
              <w:szCs w:val="24"/>
            </w:rPr>
            <w:delText>giám sát các nhân viên, chi tiêu của đại lý mình đang làm việc</w:delText>
          </w:r>
        </w:del>
      </w:ins>
    </w:p>
    <w:p w14:paraId="18564D96" w14:textId="595E2313" w:rsidR="00800BDB" w:rsidRPr="00D06CD8" w:rsidDel="00514B58" w:rsidRDefault="003277CA" w:rsidP="00800BDB">
      <w:pPr>
        <w:jc w:val="center"/>
        <w:rPr>
          <w:ins w:id="778" w:author="Phạm Quang Thịnh" w:date="2019-07-05T12:01:00Z"/>
          <w:del w:id="779" w:author="Git Gud" w:date="2019-12-15T14:18:00Z"/>
          <w:sz w:val="28"/>
          <w:szCs w:val="24"/>
        </w:rPr>
      </w:pPr>
      <w:ins w:id="780" w:author="Phạm Quang Thịnh" w:date="2019-07-05T12:00:00Z">
        <w:del w:id="781" w:author="Git Gud" w:date="2019-12-15T14:18:00Z">
          <w:r w:rsidRPr="00D06CD8" w:rsidDel="00514B58">
            <w:rPr>
              <w:noProof/>
              <w:sz w:val="28"/>
            </w:rPr>
            <w:drawing>
              <wp:inline distT="0" distB="0" distL="0" distR="0" wp14:anchorId="3DF43CD6" wp14:editId="518748FA">
                <wp:extent cx="5372100" cy="2949050"/>
                <wp:effectExtent l="0" t="0" r="0" b="381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79462" cy="29530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0DA0548C" w14:textId="2B6B9D6E" w:rsidR="00800BDB" w:rsidRPr="00D06CD8" w:rsidDel="00514B58" w:rsidRDefault="00800BDB" w:rsidP="00800BDB">
      <w:pPr>
        <w:pStyle w:val="ListParagraph"/>
        <w:numPr>
          <w:ilvl w:val="0"/>
          <w:numId w:val="51"/>
        </w:numPr>
        <w:rPr>
          <w:ins w:id="782" w:author="Phạm Quang Thịnh" w:date="2019-07-05T12:01:00Z"/>
          <w:del w:id="783" w:author="Git Gud" w:date="2019-12-15T14:18:00Z"/>
          <w:sz w:val="28"/>
          <w:szCs w:val="24"/>
        </w:rPr>
      </w:pPr>
      <w:ins w:id="784" w:author="Phạm Quang Thịnh" w:date="2019-07-05T12:01:00Z">
        <w:del w:id="785" w:author="Git Gud" w:date="2019-12-15T14:18:00Z">
          <w:r w:rsidRPr="00D06CD8" w:rsidDel="00514B58">
            <w:rPr>
              <w:sz w:val="28"/>
              <w:szCs w:val="24"/>
            </w:rPr>
            <w:delText>Bản thiết kế bố trí của đại lý</w:delText>
          </w:r>
        </w:del>
      </w:ins>
    </w:p>
    <w:p w14:paraId="09A87B11" w14:textId="4C8FFB10" w:rsidR="00800BDB" w:rsidRPr="00D06CD8" w:rsidDel="00514B58" w:rsidRDefault="00800BDB">
      <w:pPr>
        <w:jc w:val="center"/>
        <w:rPr>
          <w:del w:id="786" w:author="Git Gud" w:date="2019-12-15T14:18:00Z"/>
          <w:sz w:val="28"/>
          <w:szCs w:val="24"/>
          <w:rPrChange w:id="787" w:author="Phạm Quang Thịnh" w:date="2019-07-05T12:01:00Z">
            <w:rPr>
              <w:del w:id="788" w:author="Git Gud" w:date="2019-12-15T14:18:00Z"/>
            </w:rPr>
          </w:rPrChange>
        </w:rPr>
        <w:pPrChange w:id="789" w:author="Phạm Quang Thịnh" w:date="2019-07-05T12:01:00Z">
          <w:pPr>
            <w:pStyle w:val="Heading2"/>
            <w:ind w:left="720"/>
          </w:pPr>
        </w:pPrChange>
      </w:pPr>
      <w:ins w:id="790" w:author="Phạm Quang Thịnh" w:date="2019-07-05T12:01:00Z">
        <w:del w:id="791" w:author="Git Gud" w:date="2019-12-15T14:18:00Z">
          <w:r w:rsidRPr="00D06CD8" w:rsidDel="00514B58">
            <w:rPr>
              <w:noProof/>
              <w:sz w:val="28"/>
              <w:szCs w:val="24"/>
            </w:rPr>
            <w:drawing>
              <wp:inline distT="0" distB="0" distL="0" distR="0" wp14:anchorId="5F63A1AC" wp14:editId="07752285">
                <wp:extent cx="4752975" cy="3318690"/>
                <wp:effectExtent l="0" t="0" r="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0936" cy="3324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13F3DB8E" w14:textId="0AF16068" w:rsidR="00046086" w:rsidRPr="00D06CD8" w:rsidDel="00251B50" w:rsidRDefault="00046086" w:rsidP="00512934">
      <w:pPr>
        <w:pStyle w:val="Heading2"/>
        <w:ind w:left="720"/>
        <w:rPr>
          <w:del w:id="792" w:author="Phạm Quang Thịnh" w:date="2019-06-04T13:15:00Z"/>
          <w:sz w:val="28"/>
        </w:rPr>
      </w:pPr>
      <w:ins w:id="793" w:author="Hoan Ng" w:date="2017-03-20T21:39:00Z">
        <w:del w:id="794" w:author="Phạm Quang Thịnh" w:date="2019-06-04T13:15:00Z">
          <w:r w:rsidRPr="00D06CD8" w:rsidDel="00251B50">
            <w:rPr>
              <w:sz w:val="28"/>
            </w:rPr>
            <w:delText xml:space="preserve">1.1. </w:delText>
          </w:r>
        </w:del>
      </w:ins>
      <w:del w:id="795" w:author="Phạm Quang Thịnh" w:date="2019-06-04T13:15:00Z">
        <w:r w:rsidR="003715AE" w:rsidRPr="00D06CD8" w:rsidDel="00251B50">
          <w:rPr>
            <w:sz w:val="28"/>
          </w:rPr>
          <w:delText>Hiện trạng tổ chức</w:delText>
        </w:r>
      </w:del>
    </w:p>
    <w:p w14:paraId="5DD9A785" w14:textId="690C2FB3" w:rsidR="005F3BAC" w:rsidRPr="00D06CD8" w:rsidDel="00251B50" w:rsidRDefault="005F3BAC" w:rsidP="00512934">
      <w:pPr>
        <w:pStyle w:val="Heading2"/>
        <w:ind w:left="720"/>
        <w:rPr>
          <w:ins w:id="796" w:author="Hoan Ng" w:date="2017-03-20T22:11:00Z"/>
          <w:del w:id="797" w:author="Phạm Quang Thịnh" w:date="2019-06-04T13:15:00Z"/>
          <w:sz w:val="28"/>
        </w:rPr>
      </w:pPr>
    </w:p>
    <w:p w14:paraId="369697E1" w14:textId="2F1C6471" w:rsidR="00C57583" w:rsidRPr="00D06CD8" w:rsidRDefault="00046086">
      <w:pPr>
        <w:pStyle w:val="Heading2"/>
        <w:numPr>
          <w:ilvl w:val="1"/>
          <w:numId w:val="31"/>
        </w:numPr>
        <w:rPr>
          <w:ins w:id="798" w:author="Phạm Quang Thịnh" w:date="2019-07-05T10:45:00Z"/>
          <w:sz w:val="28"/>
        </w:rPr>
        <w:pPrChange w:id="799" w:author="Git Gud" w:date="2019-12-15T14:44:00Z">
          <w:pPr>
            <w:pStyle w:val="Heading2"/>
            <w:ind w:left="720"/>
          </w:pPr>
        </w:pPrChange>
      </w:pPr>
      <w:bookmarkStart w:id="800" w:name="_Toc13165959"/>
      <w:ins w:id="801" w:author="Hoan Ng" w:date="2017-03-20T21:39:00Z">
        <w:del w:id="802" w:author="Phạm Quang Thịnh" w:date="2019-07-05T10:45:00Z">
          <w:r w:rsidRPr="00D06CD8" w:rsidDel="00A766BD">
            <w:rPr>
              <w:sz w:val="28"/>
            </w:rPr>
            <w:delText xml:space="preserve">1.2. </w:delText>
          </w:r>
        </w:del>
      </w:ins>
      <w:r w:rsidR="003715AE" w:rsidRPr="00D06CD8">
        <w:rPr>
          <w:sz w:val="28"/>
        </w:rPr>
        <w:t>Hiện trạng nghiệp vụ (chức năng &amp; phi chức năng</w:t>
      </w:r>
      <w:ins w:id="803" w:author="Phạm Quang Thịnh" w:date="2019-07-04T20:11:00Z">
        <w:r w:rsidR="004E3388" w:rsidRPr="00D06CD8">
          <w:rPr>
            <w:sz w:val="28"/>
          </w:rPr>
          <w:t>)</w:t>
        </w:r>
      </w:ins>
      <w:bookmarkEnd w:id="800"/>
    </w:p>
    <w:p w14:paraId="209A9C88" w14:textId="25D9929B" w:rsidR="00C57583" w:rsidRPr="00D06CD8" w:rsidRDefault="00C57583">
      <w:pPr>
        <w:pStyle w:val="Heading3"/>
        <w:numPr>
          <w:ilvl w:val="1"/>
          <w:numId w:val="40"/>
        </w:numPr>
        <w:rPr>
          <w:ins w:id="804" w:author="Git Gud" w:date="2019-12-15T14:44:00Z"/>
          <w:sz w:val="28"/>
          <w:szCs w:val="26"/>
        </w:rPr>
      </w:pPr>
      <w:ins w:id="805" w:author="Git Gud" w:date="2019-12-15T14:44:00Z">
        <w:r w:rsidRPr="00D06CD8">
          <w:rPr>
            <w:sz w:val="28"/>
            <w:szCs w:val="26"/>
          </w:rPr>
          <w:t>Thiết lập tài khoản</w:t>
        </w:r>
      </w:ins>
    </w:p>
    <w:p w14:paraId="26D9FE9B" w14:textId="2E17CD6A" w:rsidR="00C57583" w:rsidRPr="00D06CD8" w:rsidRDefault="00C57583" w:rsidP="00C57583">
      <w:pPr>
        <w:pStyle w:val="ListParagraph"/>
        <w:numPr>
          <w:ilvl w:val="0"/>
          <w:numId w:val="76"/>
        </w:numPr>
        <w:rPr>
          <w:ins w:id="806" w:author="Git Gud" w:date="2019-12-15T14:45:00Z"/>
          <w:sz w:val="28"/>
          <w:szCs w:val="24"/>
        </w:rPr>
      </w:pPr>
      <w:ins w:id="807" w:author="Git Gud" w:date="2019-12-15T14:44:00Z">
        <w:r w:rsidRPr="00D06CD8">
          <w:rPr>
            <w:sz w:val="28"/>
            <w:szCs w:val="24"/>
          </w:rPr>
          <w:t>Tuỳ theo chức vụ trong nhà hàng m</w:t>
        </w:r>
      </w:ins>
      <w:ins w:id="808" w:author="Git Gud" w:date="2019-12-15T14:45:00Z">
        <w:r w:rsidRPr="00D06CD8">
          <w:rPr>
            <w:sz w:val="28"/>
            <w:szCs w:val="24"/>
          </w:rPr>
          <w:t>à nhân viên được cấp các tài khoản với cái tính năng khác nhau:</w:t>
        </w:r>
      </w:ins>
    </w:p>
    <w:p w14:paraId="62302B14" w14:textId="51185F74" w:rsidR="00C57583" w:rsidRPr="00D06CD8" w:rsidRDefault="00CB3C0C" w:rsidP="00C57583">
      <w:pPr>
        <w:pStyle w:val="ListParagraph"/>
        <w:numPr>
          <w:ilvl w:val="1"/>
          <w:numId w:val="76"/>
        </w:numPr>
        <w:rPr>
          <w:ins w:id="809" w:author="Git Gud" w:date="2019-12-15T14:47:00Z"/>
          <w:sz w:val="28"/>
          <w:szCs w:val="24"/>
        </w:rPr>
      </w:pPr>
      <w:ins w:id="810" w:author="Git Gud" w:date="2019-12-15T14:46:00Z">
        <w:r w:rsidRPr="00D06CD8">
          <w:rPr>
            <w:sz w:val="28"/>
            <w:szCs w:val="24"/>
          </w:rPr>
          <w:t>Quản lý:</w:t>
        </w:r>
        <w:r w:rsidR="00A7258B" w:rsidRPr="00D06CD8">
          <w:rPr>
            <w:sz w:val="28"/>
            <w:szCs w:val="24"/>
          </w:rPr>
          <w:t xml:space="preserve"> Truy c</w:t>
        </w:r>
      </w:ins>
      <w:ins w:id="811" w:author="Git Gud" w:date="2019-12-15T14:47:00Z">
        <w:r w:rsidR="00A7258B" w:rsidRPr="00D06CD8">
          <w:rPr>
            <w:sz w:val="28"/>
            <w:szCs w:val="24"/>
          </w:rPr>
          <w:t>ập được tất cả các chức năng</w:t>
        </w:r>
      </w:ins>
    </w:p>
    <w:p w14:paraId="2F12BD2F" w14:textId="1B0735F2" w:rsidR="00A7258B" w:rsidRPr="00D06CD8" w:rsidRDefault="00050F12" w:rsidP="00C57583">
      <w:pPr>
        <w:pStyle w:val="ListParagraph"/>
        <w:numPr>
          <w:ilvl w:val="1"/>
          <w:numId w:val="76"/>
        </w:numPr>
        <w:rPr>
          <w:ins w:id="812" w:author="Git Gud" w:date="2019-12-15T14:48:00Z"/>
          <w:sz w:val="28"/>
          <w:szCs w:val="24"/>
        </w:rPr>
      </w:pPr>
      <w:ins w:id="813" w:author="Git Gud" w:date="2019-12-15T14:47:00Z">
        <w:r w:rsidRPr="00D06CD8">
          <w:rPr>
            <w:sz w:val="28"/>
            <w:szCs w:val="24"/>
          </w:rPr>
          <w:t>Nhân viên</w:t>
        </w:r>
        <w:r w:rsidR="00B11C7E" w:rsidRPr="00D06CD8">
          <w:rPr>
            <w:sz w:val="28"/>
            <w:szCs w:val="24"/>
          </w:rPr>
          <w:t>: chấm công, tra cứu lương tháng</w:t>
        </w:r>
      </w:ins>
    </w:p>
    <w:p w14:paraId="7EAD3AA2" w14:textId="48630D23" w:rsidR="00285314" w:rsidRPr="00D06CD8" w:rsidRDefault="00285314" w:rsidP="00C57583">
      <w:pPr>
        <w:pStyle w:val="ListParagraph"/>
        <w:numPr>
          <w:ilvl w:val="1"/>
          <w:numId w:val="76"/>
        </w:numPr>
        <w:rPr>
          <w:ins w:id="814" w:author="Git Gud" w:date="2019-12-15T14:55:00Z"/>
          <w:sz w:val="28"/>
          <w:szCs w:val="24"/>
        </w:rPr>
      </w:pPr>
      <w:ins w:id="815" w:author="Git Gud" w:date="2019-12-15T14:48:00Z">
        <w:r w:rsidRPr="00D06CD8">
          <w:rPr>
            <w:sz w:val="28"/>
            <w:szCs w:val="24"/>
          </w:rPr>
          <w:t xml:space="preserve">Thu ngân: </w:t>
        </w:r>
        <w:r w:rsidR="003D4537" w:rsidRPr="00D06CD8">
          <w:rPr>
            <w:sz w:val="28"/>
            <w:szCs w:val="24"/>
          </w:rPr>
          <w:t>Đặt bàn, lập hoá đơn,</w:t>
        </w:r>
        <w:r w:rsidR="00781C3F" w:rsidRPr="00D06CD8">
          <w:rPr>
            <w:sz w:val="28"/>
            <w:szCs w:val="24"/>
          </w:rPr>
          <w:t xml:space="preserve"> </w:t>
        </w:r>
      </w:ins>
      <w:ins w:id="816" w:author="Git Gud" w:date="2019-12-15T14:49:00Z">
        <w:r w:rsidR="00781C3F" w:rsidRPr="00D06CD8">
          <w:rPr>
            <w:sz w:val="28"/>
            <w:szCs w:val="24"/>
          </w:rPr>
          <w:t>lập báo cáo, chấm công, tra cứu lương</w:t>
        </w:r>
      </w:ins>
    </w:p>
    <w:p w14:paraId="5B88FCDF" w14:textId="2CCBC6E9" w:rsidR="00A766BD" w:rsidRPr="00D06CD8" w:rsidRDefault="00A766BD">
      <w:pPr>
        <w:pStyle w:val="Heading3"/>
        <w:numPr>
          <w:ilvl w:val="1"/>
          <w:numId w:val="40"/>
        </w:numPr>
        <w:rPr>
          <w:ins w:id="817" w:author="Git Gud" w:date="2019-12-15T14:18:00Z"/>
          <w:sz w:val="28"/>
          <w:szCs w:val="26"/>
        </w:rPr>
      </w:pPr>
      <w:ins w:id="818" w:author="Phạm Quang Thịnh" w:date="2019-07-05T10:46:00Z">
        <w:del w:id="819" w:author="Git Gud" w:date="2019-12-15T14:43:00Z">
          <w:r w:rsidRPr="00D06CD8" w:rsidDel="00D912ED">
            <w:rPr>
              <w:sz w:val="28"/>
              <w:szCs w:val="26"/>
            </w:rPr>
            <w:delText>Tiếp nhận đại lý</w:delText>
          </w:r>
        </w:del>
        <w:del w:id="820" w:author="Git Gud" w:date="2019-12-15T14:18:00Z">
          <w:r w:rsidRPr="00D06CD8" w:rsidDel="00514B58">
            <w:rPr>
              <w:sz w:val="28"/>
              <w:szCs w:val="26"/>
            </w:rPr>
            <w:delText xml:space="preserve"> (BM1, QĐ1)</w:delText>
          </w:r>
        </w:del>
      </w:ins>
      <w:ins w:id="821" w:author="Git Gud" w:date="2019-12-15T14:43:00Z">
        <w:r w:rsidR="00D912ED" w:rsidRPr="00D06CD8">
          <w:rPr>
            <w:sz w:val="28"/>
            <w:szCs w:val="26"/>
          </w:rPr>
          <w:t>Quản lý nhân viên</w:t>
        </w:r>
      </w:ins>
    </w:p>
    <w:p w14:paraId="46DC11B7" w14:textId="5005954C" w:rsidR="00514B58" w:rsidRPr="00D06CD8" w:rsidRDefault="009C6363" w:rsidP="00FC5B4D">
      <w:pPr>
        <w:pStyle w:val="ListParagraph"/>
        <w:numPr>
          <w:ilvl w:val="0"/>
          <w:numId w:val="76"/>
        </w:numPr>
        <w:rPr>
          <w:ins w:id="822" w:author="Git Gud" w:date="2019-12-15T14:56:00Z"/>
          <w:sz w:val="28"/>
          <w:szCs w:val="24"/>
        </w:rPr>
      </w:pPr>
      <w:ins w:id="823" w:author="Git Gud" w:date="2019-12-15T14:51:00Z">
        <w:r w:rsidRPr="00D06CD8">
          <w:rPr>
            <w:sz w:val="28"/>
            <w:szCs w:val="24"/>
          </w:rPr>
          <w:t>Quản lý đội ngũ nhân viên trong nhà h</w:t>
        </w:r>
      </w:ins>
      <w:ins w:id="824" w:author="Git Gud" w:date="2019-12-15T14:56:00Z">
        <w:r w:rsidR="004F2355" w:rsidRPr="00D06CD8">
          <w:rPr>
            <w:sz w:val="28"/>
            <w:szCs w:val="24"/>
          </w:rPr>
          <w:t>à</w:t>
        </w:r>
      </w:ins>
      <w:ins w:id="825" w:author="Git Gud" w:date="2019-12-15T14:51:00Z">
        <w:r w:rsidRPr="00D06CD8">
          <w:rPr>
            <w:sz w:val="28"/>
            <w:szCs w:val="24"/>
          </w:rPr>
          <w:t>ng</w:t>
        </w:r>
      </w:ins>
    </w:p>
    <w:p w14:paraId="0FC0919C" w14:textId="43E0979E" w:rsidR="004F2355" w:rsidRPr="00D06CD8" w:rsidRDefault="004F2355" w:rsidP="005F1520">
      <w:pPr>
        <w:pStyle w:val="ListParagraph"/>
        <w:numPr>
          <w:ilvl w:val="0"/>
          <w:numId w:val="76"/>
        </w:numPr>
        <w:rPr>
          <w:ins w:id="826" w:author="Git Gud" w:date="2019-12-15T14:51:00Z"/>
          <w:sz w:val="28"/>
          <w:szCs w:val="24"/>
        </w:rPr>
      </w:pPr>
      <w:ins w:id="827" w:author="Git Gud" w:date="2019-12-15T14:56:00Z">
        <w:r w:rsidRPr="00D06CD8">
          <w:rPr>
            <w:sz w:val="28"/>
            <w:szCs w:val="24"/>
          </w:rPr>
          <w:t>Mỗi nhân viên được cấp 1 mã nhân sự để dễ quản lý</w:t>
        </w:r>
      </w:ins>
    </w:p>
    <w:p w14:paraId="6B5BA8E5" w14:textId="7DDCE6C5" w:rsidR="009C6363" w:rsidRPr="00D06CD8" w:rsidRDefault="009C6363" w:rsidP="00FC5B4D">
      <w:pPr>
        <w:pStyle w:val="ListParagraph"/>
        <w:numPr>
          <w:ilvl w:val="0"/>
          <w:numId w:val="76"/>
        </w:numPr>
        <w:rPr>
          <w:ins w:id="828" w:author="Git Gud" w:date="2019-12-15T14:51:00Z"/>
          <w:sz w:val="28"/>
          <w:szCs w:val="24"/>
        </w:rPr>
      </w:pPr>
      <w:ins w:id="829" w:author="Git Gud" w:date="2019-12-15T14:51:00Z">
        <w:r w:rsidRPr="00D06CD8">
          <w:rPr>
            <w:sz w:val="28"/>
            <w:szCs w:val="24"/>
          </w:rPr>
          <w:t>Tra cứu thông tin,</w:t>
        </w:r>
        <w:r w:rsidR="003C1FDB" w:rsidRPr="00D06CD8">
          <w:rPr>
            <w:sz w:val="28"/>
            <w:szCs w:val="24"/>
          </w:rPr>
          <w:t xml:space="preserve"> chức vụ của các nhân viên</w:t>
        </w:r>
      </w:ins>
    </w:p>
    <w:p w14:paraId="22677F2C" w14:textId="290866AF" w:rsidR="003C1FDB" w:rsidRPr="00D06CD8" w:rsidRDefault="003C1FDB">
      <w:pPr>
        <w:pStyle w:val="ListParagraph"/>
        <w:numPr>
          <w:ilvl w:val="0"/>
          <w:numId w:val="76"/>
        </w:numPr>
        <w:rPr>
          <w:ins w:id="830" w:author="Phạm Quang Thịnh" w:date="2019-07-05T10:46:00Z"/>
          <w:sz w:val="28"/>
          <w:szCs w:val="24"/>
        </w:rPr>
        <w:pPrChange w:id="831" w:author="Git Gud" w:date="2019-12-15T14:49:00Z">
          <w:pPr>
            <w:pStyle w:val="Heading2"/>
            <w:numPr>
              <w:numId w:val="32"/>
            </w:numPr>
            <w:spacing w:line="276" w:lineRule="auto"/>
            <w:ind w:left="720" w:hanging="360"/>
          </w:pPr>
        </w:pPrChange>
      </w:pPr>
      <w:ins w:id="832" w:author="Git Gud" w:date="2019-12-15T14:51:00Z">
        <w:r w:rsidRPr="00D06CD8">
          <w:rPr>
            <w:sz w:val="28"/>
            <w:szCs w:val="24"/>
          </w:rPr>
          <w:t>Thêm, xoá,</w:t>
        </w:r>
        <w:r w:rsidR="00B06D57" w:rsidRPr="00D06CD8">
          <w:rPr>
            <w:sz w:val="28"/>
            <w:szCs w:val="24"/>
          </w:rPr>
          <w:t xml:space="preserve"> </w:t>
        </w:r>
        <w:r w:rsidRPr="00D06CD8">
          <w:rPr>
            <w:sz w:val="28"/>
            <w:szCs w:val="24"/>
          </w:rPr>
          <w:t>sửa thông tin của các nhân viên</w:t>
        </w:r>
      </w:ins>
    </w:p>
    <w:p w14:paraId="3159CB4F" w14:textId="3CF5476E" w:rsidR="00A766BD" w:rsidRPr="00D06CD8" w:rsidDel="00514B58" w:rsidRDefault="00A766BD">
      <w:pPr>
        <w:pStyle w:val="ListParagraph"/>
        <w:numPr>
          <w:ilvl w:val="0"/>
          <w:numId w:val="43"/>
        </w:numPr>
        <w:spacing w:after="200" w:line="276" w:lineRule="auto"/>
        <w:rPr>
          <w:ins w:id="833" w:author="Phạm Quang Thịnh" w:date="2019-07-05T10:46:00Z"/>
          <w:del w:id="834" w:author="Git Gud" w:date="2019-12-15T14:18:00Z"/>
          <w:rFonts w:cstheme="minorHAnsi"/>
          <w:sz w:val="28"/>
          <w:szCs w:val="26"/>
        </w:rPr>
        <w:pPrChange w:id="835" w:author="Phạm Quang Thịnh" w:date="2019-07-05T10:48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836" w:author="Phạm Quang Thịnh" w:date="2019-07-05T10:46:00Z">
        <w:del w:id="837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 xml:space="preserve">Quản lý tổng cần mở rộng </w:delText>
          </w:r>
        </w:del>
      </w:ins>
      <w:ins w:id="838" w:author="Phạm Quang Thịnh" w:date="2019-07-05T10:48:00Z">
        <w:del w:id="839" w:author="Git Gud" w:date="2019-12-15T14:18:00Z">
          <w:r w:rsidR="00B64BC1" w:rsidRPr="00D06CD8" w:rsidDel="00514B58">
            <w:rPr>
              <w:rFonts w:cstheme="minorHAnsi"/>
              <w:sz w:val="28"/>
              <w:szCs w:val="26"/>
            </w:rPr>
            <w:delText>t</w:delText>
          </w:r>
        </w:del>
      </w:ins>
      <w:ins w:id="840" w:author="Phạm Quang Thịnh" w:date="2019-07-05T10:46:00Z">
        <w:del w:id="841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hị trường</w:delText>
          </w:r>
        </w:del>
      </w:ins>
    </w:p>
    <w:p w14:paraId="5CD95670" w14:textId="1879BBB9" w:rsidR="00A766BD" w:rsidRPr="00D06CD8" w:rsidDel="00514B58" w:rsidRDefault="00A766BD">
      <w:pPr>
        <w:pStyle w:val="ListParagraph"/>
        <w:numPr>
          <w:ilvl w:val="0"/>
          <w:numId w:val="43"/>
        </w:numPr>
        <w:spacing w:after="200" w:line="276" w:lineRule="auto"/>
        <w:rPr>
          <w:ins w:id="842" w:author="Phạm Quang Thịnh" w:date="2019-07-05T10:46:00Z"/>
          <w:del w:id="843" w:author="Git Gud" w:date="2019-12-15T14:18:00Z"/>
          <w:rFonts w:cstheme="minorHAnsi"/>
          <w:sz w:val="28"/>
          <w:szCs w:val="26"/>
        </w:rPr>
        <w:pPrChange w:id="844" w:author="Phạm Quang Thịnh" w:date="2019-07-05T10:48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845" w:author="Phạm Quang Thịnh" w:date="2019-07-05T10:46:00Z">
        <w:del w:id="846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Nghiên cứu lựa chọn địa điểm để mở thêm dại lý mới</w:delText>
          </w:r>
        </w:del>
      </w:ins>
    </w:p>
    <w:p w14:paraId="18D5DE22" w14:textId="1F1354AF" w:rsidR="00A766BD" w:rsidRPr="00D06CD8" w:rsidDel="00514B58" w:rsidRDefault="00A766BD">
      <w:pPr>
        <w:pStyle w:val="ListParagraph"/>
        <w:numPr>
          <w:ilvl w:val="0"/>
          <w:numId w:val="43"/>
        </w:numPr>
        <w:spacing w:after="200" w:line="276" w:lineRule="auto"/>
        <w:rPr>
          <w:ins w:id="847" w:author="Phạm Quang Thịnh" w:date="2019-07-05T10:46:00Z"/>
          <w:del w:id="848" w:author="Git Gud" w:date="2019-12-15T14:18:00Z"/>
          <w:rFonts w:cstheme="minorHAnsi"/>
          <w:sz w:val="28"/>
          <w:szCs w:val="26"/>
        </w:rPr>
        <w:pPrChange w:id="849" w:author="Phạm Quang Thịnh" w:date="2019-07-05T10:48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850" w:author="Phạm Quang Thịnh" w:date="2019-07-05T10:46:00Z">
        <w:del w:id="851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Quản lý xác nhận, thêm 1 đại lý vào quận được phân công</w:delText>
          </w:r>
        </w:del>
      </w:ins>
    </w:p>
    <w:p w14:paraId="5FB770DA" w14:textId="5BA73DFD" w:rsidR="00A766BD" w:rsidRPr="00D06CD8" w:rsidDel="00514B58" w:rsidRDefault="00A766BD">
      <w:pPr>
        <w:pStyle w:val="ListParagraph"/>
        <w:numPr>
          <w:ilvl w:val="0"/>
          <w:numId w:val="43"/>
        </w:numPr>
        <w:spacing w:after="200" w:line="276" w:lineRule="auto"/>
        <w:rPr>
          <w:ins w:id="852" w:author="Phạm Quang Thịnh" w:date="2019-07-05T10:46:00Z"/>
          <w:del w:id="853" w:author="Git Gud" w:date="2019-12-15T14:18:00Z"/>
          <w:rFonts w:cstheme="minorHAnsi"/>
          <w:sz w:val="28"/>
          <w:szCs w:val="26"/>
        </w:rPr>
        <w:pPrChange w:id="854" w:author="Phạm Quang Thịnh" w:date="2019-07-05T10:48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855" w:author="Phạm Quang Thịnh" w:date="2019-07-05T10:46:00Z">
        <w:del w:id="856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Phân công lại nhân viên vào đại lý mới &amp; tuyển thêm nhân viên</w:delText>
          </w:r>
        </w:del>
      </w:ins>
    </w:p>
    <w:p w14:paraId="1B71455F" w14:textId="70BEE574" w:rsidR="00A766BD" w:rsidRPr="00D06CD8" w:rsidDel="00514B58" w:rsidRDefault="00A766BD">
      <w:pPr>
        <w:pStyle w:val="ListParagraph"/>
        <w:numPr>
          <w:ilvl w:val="0"/>
          <w:numId w:val="43"/>
        </w:numPr>
        <w:spacing w:after="200" w:line="276" w:lineRule="auto"/>
        <w:rPr>
          <w:ins w:id="857" w:author="Phạm Quang Thịnh" w:date="2019-07-05T10:46:00Z"/>
          <w:del w:id="858" w:author="Git Gud" w:date="2019-12-15T14:18:00Z"/>
          <w:rFonts w:cstheme="minorHAnsi"/>
          <w:sz w:val="28"/>
          <w:szCs w:val="26"/>
        </w:rPr>
        <w:pPrChange w:id="859" w:author="Phạm Quang Thịnh" w:date="2019-07-05T10:48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860" w:author="Phạm Quang Thịnh" w:date="2019-07-05T10:46:00Z">
        <w:del w:id="861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Thêm thông tin của đại lý mới vào database</w:delText>
          </w:r>
        </w:del>
      </w:ins>
    </w:p>
    <w:p w14:paraId="637F0FBF" w14:textId="425815BA" w:rsidR="00A766BD" w:rsidRPr="00D06CD8" w:rsidRDefault="00A766BD">
      <w:pPr>
        <w:pStyle w:val="Heading3"/>
        <w:numPr>
          <w:ilvl w:val="1"/>
          <w:numId w:val="40"/>
        </w:numPr>
        <w:rPr>
          <w:ins w:id="862" w:author="Git Gud" w:date="2019-12-15T14:52:00Z"/>
          <w:sz w:val="28"/>
          <w:szCs w:val="26"/>
        </w:rPr>
      </w:pPr>
      <w:ins w:id="863" w:author="Phạm Quang Thịnh" w:date="2019-07-05T10:46:00Z">
        <w:del w:id="864" w:author="Git Gud" w:date="2019-12-15T14:43:00Z">
          <w:r w:rsidRPr="00D06CD8" w:rsidDel="00D912ED">
            <w:rPr>
              <w:sz w:val="28"/>
              <w:szCs w:val="26"/>
            </w:rPr>
            <w:delText>Lập phiếu xuất hàng</w:delText>
          </w:r>
        </w:del>
        <w:del w:id="865" w:author="Git Gud" w:date="2019-12-15T14:18:00Z">
          <w:r w:rsidRPr="00D06CD8" w:rsidDel="00514B58">
            <w:rPr>
              <w:sz w:val="28"/>
              <w:szCs w:val="26"/>
            </w:rPr>
            <w:delText xml:space="preserve"> (BM2, QĐ2)</w:delText>
          </w:r>
        </w:del>
      </w:ins>
      <w:ins w:id="866" w:author="Git Gud" w:date="2019-12-15T14:43:00Z">
        <w:r w:rsidR="00D912ED" w:rsidRPr="00D06CD8">
          <w:rPr>
            <w:sz w:val="28"/>
            <w:szCs w:val="26"/>
          </w:rPr>
          <w:t>Quản lý chế biến</w:t>
        </w:r>
      </w:ins>
    </w:p>
    <w:p w14:paraId="4846455B" w14:textId="46806492" w:rsidR="00B06D57" w:rsidRPr="00D06CD8" w:rsidDel="006C6C22" w:rsidRDefault="006C6C22" w:rsidP="00B06D57">
      <w:pPr>
        <w:pStyle w:val="ListParagraph"/>
        <w:numPr>
          <w:ilvl w:val="0"/>
          <w:numId w:val="77"/>
        </w:numPr>
        <w:rPr>
          <w:del w:id="867" w:author="Git Gud" w:date="2019-12-15T14:52:00Z"/>
          <w:sz w:val="28"/>
          <w:szCs w:val="24"/>
        </w:rPr>
      </w:pPr>
      <w:ins w:id="868" w:author="Git Gud" w:date="2019-12-15T14:52:00Z">
        <w:r w:rsidRPr="00D06CD8">
          <w:rPr>
            <w:sz w:val="28"/>
            <w:szCs w:val="24"/>
          </w:rPr>
          <w:t xml:space="preserve">Quản lý kho nguyên liệu: </w:t>
        </w:r>
      </w:ins>
    </w:p>
    <w:p w14:paraId="469F0B0F" w14:textId="77777777" w:rsidR="006C6C22" w:rsidRPr="00D06CD8" w:rsidRDefault="006C6C22" w:rsidP="00B06D57">
      <w:pPr>
        <w:pStyle w:val="ListParagraph"/>
        <w:numPr>
          <w:ilvl w:val="0"/>
          <w:numId w:val="77"/>
        </w:numPr>
        <w:rPr>
          <w:ins w:id="869" w:author="Git Gud" w:date="2019-12-15T14:52:00Z"/>
          <w:sz w:val="28"/>
          <w:szCs w:val="24"/>
        </w:rPr>
      </w:pPr>
    </w:p>
    <w:p w14:paraId="2B5A60C4" w14:textId="60BDB4EB" w:rsidR="006C6C22" w:rsidRPr="00D06CD8" w:rsidRDefault="006C6C22" w:rsidP="006C6C22">
      <w:pPr>
        <w:pStyle w:val="ListParagraph"/>
        <w:numPr>
          <w:ilvl w:val="1"/>
          <w:numId w:val="77"/>
        </w:numPr>
        <w:rPr>
          <w:ins w:id="870" w:author="Git Gud" w:date="2019-12-15T14:53:00Z"/>
          <w:sz w:val="28"/>
          <w:szCs w:val="24"/>
        </w:rPr>
      </w:pPr>
      <w:ins w:id="871" w:author="Git Gud" w:date="2019-12-15T14:53:00Z">
        <w:r w:rsidRPr="00D06CD8">
          <w:rPr>
            <w:sz w:val="28"/>
            <w:szCs w:val="24"/>
          </w:rPr>
          <w:t>Cần lưu giữ, tra cứu được số lượng tồn kho</w:t>
        </w:r>
        <w:r w:rsidR="00742B06" w:rsidRPr="00D06CD8">
          <w:rPr>
            <w:sz w:val="28"/>
            <w:szCs w:val="24"/>
          </w:rPr>
          <w:t xml:space="preserve"> của các nguyên liệu chế biến</w:t>
        </w:r>
      </w:ins>
    </w:p>
    <w:p w14:paraId="68D273B6" w14:textId="26140738" w:rsidR="00742B06" w:rsidRPr="00D06CD8" w:rsidRDefault="00742B06" w:rsidP="006C6C22">
      <w:pPr>
        <w:pStyle w:val="ListParagraph"/>
        <w:numPr>
          <w:ilvl w:val="1"/>
          <w:numId w:val="77"/>
        </w:numPr>
        <w:rPr>
          <w:ins w:id="872" w:author="Git Gud" w:date="2019-12-15T14:53:00Z"/>
          <w:sz w:val="28"/>
          <w:szCs w:val="24"/>
        </w:rPr>
      </w:pPr>
      <w:ins w:id="873" w:author="Git Gud" w:date="2019-12-15T14:53:00Z">
        <w:r w:rsidRPr="00D06CD8">
          <w:rPr>
            <w:sz w:val="28"/>
            <w:szCs w:val="24"/>
          </w:rPr>
          <w:t xml:space="preserve">Nguyên liệu </w:t>
        </w:r>
        <w:r w:rsidR="00A329C7" w:rsidRPr="00D06CD8">
          <w:rPr>
            <w:sz w:val="28"/>
            <w:szCs w:val="24"/>
          </w:rPr>
          <w:t>dưới mức tối thiểu cần phải được nhập them</w:t>
        </w:r>
      </w:ins>
    </w:p>
    <w:p w14:paraId="0C1BFBF6" w14:textId="31DC6A2F" w:rsidR="00A329C7" w:rsidRPr="00D06CD8" w:rsidRDefault="00A329C7" w:rsidP="006C6C22">
      <w:pPr>
        <w:pStyle w:val="ListParagraph"/>
        <w:numPr>
          <w:ilvl w:val="1"/>
          <w:numId w:val="77"/>
        </w:numPr>
        <w:rPr>
          <w:ins w:id="874" w:author="Git Gud" w:date="2019-12-15T14:54:00Z"/>
          <w:sz w:val="28"/>
          <w:szCs w:val="24"/>
        </w:rPr>
      </w:pPr>
      <w:ins w:id="875" w:author="Git Gud" w:date="2019-12-15T14:53:00Z">
        <w:r w:rsidRPr="00D06CD8">
          <w:rPr>
            <w:sz w:val="28"/>
            <w:szCs w:val="24"/>
          </w:rPr>
          <w:t xml:space="preserve">Nguyên liệu gần hết hạn hoặc quá hạn sử </w:t>
        </w:r>
      </w:ins>
      <w:ins w:id="876" w:author="Git Gud" w:date="2019-12-15T14:54:00Z">
        <w:r w:rsidRPr="00D06CD8">
          <w:rPr>
            <w:sz w:val="28"/>
            <w:szCs w:val="24"/>
          </w:rPr>
          <w:t>dụng phải được xử lý, tiêu huỷ đúng quy định</w:t>
        </w:r>
      </w:ins>
    </w:p>
    <w:p w14:paraId="6FE249D7" w14:textId="48EB6D8D" w:rsidR="00C273B8" w:rsidRPr="00D06CD8" w:rsidRDefault="00C273B8" w:rsidP="00C273B8">
      <w:pPr>
        <w:pStyle w:val="ListParagraph"/>
        <w:numPr>
          <w:ilvl w:val="0"/>
          <w:numId w:val="77"/>
        </w:numPr>
        <w:rPr>
          <w:ins w:id="877" w:author="Git Gud" w:date="2019-12-15T14:55:00Z"/>
          <w:sz w:val="28"/>
          <w:szCs w:val="24"/>
        </w:rPr>
      </w:pPr>
      <w:ins w:id="878" w:author="Git Gud" w:date="2019-12-15T14:54:00Z">
        <w:r w:rsidRPr="00D06CD8">
          <w:rPr>
            <w:sz w:val="28"/>
            <w:szCs w:val="24"/>
          </w:rPr>
          <w:t>Quản lý thực đơn món</w:t>
        </w:r>
      </w:ins>
      <w:ins w:id="879" w:author="Git Gud" w:date="2019-12-15T14:55:00Z">
        <w:r w:rsidRPr="00D06CD8">
          <w:rPr>
            <w:sz w:val="28"/>
            <w:szCs w:val="24"/>
          </w:rPr>
          <w:t xml:space="preserve"> ăn</w:t>
        </w:r>
      </w:ins>
    </w:p>
    <w:p w14:paraId="4470A856" w14:textId="3F923DC8" w:rsidR="007055EE" w:rsidRPr="00D06CD8" w:rsidRDefault="00C83BC9" w:rsidP="007055EE">
      <w:pPr>
        <w:pStyle w:val="ListParagraph"/>
        <w:numPr>
          <w:ilvl w:val="1"/>
          <w:numId w:val="77"/>
        </w:numPr>
        <w:rPr>
          <w:sz w:val="28"/>
          <w:szCs w:val="24"/>
        </w:rPr>
      </w:pPr>
      <w:ins w:id="880" w:author="Git Gud" w:date="2019-12-15T14:55:00Z">
        <w:r w:rsidRPr="00D06CD8">
          <w:rPr>
            <w:sz w:val="28"/>
            <w:szCs w:val="24"/>
          </w:rPr>
          <w:t>Tra cứu tên, đơn giá của từng món ăn</w:t>
        </w:r>
      </w:ins>
      <w:r w:rsidR="007055EE" w:rsidRPr="00D06CD8">
        <w:rPr>
          <w:sz w:val="28"/>
          <w:szCs w:val="24"/>
        </w:rPr>
        <w:t xml:space="preserve"> </w:t>
      </w:r>
      <w:ins w:id="881" w:author="Phạm Quang Thịnh" w:date="2019-07-05T10:46:00Z">
        <w:del w:id="882" w:author="Git Gud" w:date="2019-12-15T14:18:00Z">
          <w:r w:rsidR="007055EE" w:rsidRPr="00D06CD8" w:rsidDel="00514B58">
            <w:rPr>
              <w:rFonts w:cstheme="minorHAnsi"/>
              <w:color w:val="333333"/>
              <w:sz w:val="28"/>
              <w:szCs w:val="24"/>
              <w:rPrChange w:id="883" w:author="Git Gud" w:date="2019-12-15T14:57:00Z">
                <w:rPr/>
              </w:rPrChange>
            </w:rPr>
            <w:delText>Người có nhu cầu về vật tư, sản phẩm, hàng hóa phải lập giấy xin xuất hoặc ra lệnh xuất đối với vật tư, sản phẩm và hàng hóa.</w:delText>
          </w:r>
        </w:del>
      </w:ins>
    </w:p>
    <w:p w14:paraId="423998FB" w14:textId="6BF73DFD" w:rsidR="00A766BD" w:rsidRPr="00D06CD8" w:rsidDel="00514B58" w:rsidRDefault="007055EE">
      <w:pPr>
        <w:pStyle w:val="ListParagraph"/>
        <w:numPr>
          <w:ilvl w:val="1"/>
          <w:numId w:val="77"/>
        </w:numPr>
        <w:rPr>
          <w:ins w:id="884" w:author="Phạm Quang Thịnh" w:date="2019-07-05T10:46:00Z"/>
          <w:del w:id="885" w:author="Git Gud" w:date="2019-12-15T14:18:00Z"/>
          <w:sz w:val="32"/>
          <w:szCs w:val="24"/>
        </w:rPr>
        <w:pPrChange w:id="886" w:author="Git Gud" w:date="2019-12-15T14:57:00Z">
          <w:pPr>
            <w:pStyle w:val="ListParagraph"/>
            <w:numPr>
              <w:numId w:val="34"/>
            </w:numPr>
            <w:spacing w:after="200" w:line="276" w:lineRule="auto"/>
            <w:ind w:hanging="360"/>
          </w:pPr>
        </w:pPrChange>
      </w:pPr>
      <w:r w:rsidRPr="00D06CD8">
        <w:rPr>
          <w:sz w:val="28"/>
          <w:szCs w:val="24"/>
        </w:rPr>
        <w:t>Mỗi món có mã món ăn riêng để lưu trữ, tra cứu</w:t>
      </w:r>
      <w:ins w:id="887" w:author="Phạm Quang Thịnh" w:date="2019-07-05T10:46:00Z">
        <w:del w:id="888" w:author="Git Gud" w:date="2019-12-15T14:18:00Z">
          <w:r w:rsidR="00A766BD" w:rsidRPr="00D06CD8" w:rsidDel="00514B58">
            <w:rPr>
              <w:sz w:val="28"/>
              <w:szCs w:val="24"/>
            </w:rPr>
            <w:delText>Chuyển tới cho Giám đốc hoặc người phụ trách đơn vị duyệt lệnh xuất.</w:delText>
          </w:r>
        </w:del>
      </w:ins>
    </w:p>
    <w:p w14:paraId="36AEA07D" w14:textId="1BC9A61C" w:rsidR="00A766BD" w:rsidRPr="00D06CD8" w:rsidDel="00514B58" w:rsidRDefault="00A766BD">
      <w:pPr>
        <w:pStyle w:val="ListParagraph"/>
        <w:numPr>
          <w:ilvl w:val="1"/>
          <w:numId w:val="77"/>
        </w:numPr>
        <w:rPr>
          <w:ins w:id="889" w:author="Phạm Quang Thịnh" w:date="2019-07-05T10:46:00Z"/>
          <w:del w:id="890" w:author="Git Gud" w:date="2019-12-15T14:18:00Z"/>
          <w:sz w:val="32"/>
          <w:szCs w:val="24"/>
        </w:rPr>
        <w:pPrChange w:id="891" w:author="Git Gud" w:date="2019-12-15T14:57:00Z">
          <w:pPr>
            <w:pStyle w:val="ListParagraph"/>
            <w:numPr>
              <w:numId w:val="34"/>
            </w:numPr>
            <w:spacing w:after="200" w:line="276" w:lineRule="auto"/>
            <w:ind w:hanging="360"/>
          </w:pPr>
        </w:pPrChange>
      </w:pPr>
      <w:ins w:id="892" w:author="Phạm Quang Thịnh" w:date="2019-07-05T10:46:00Z">
        <w:del w:id="893" w:author="Git Gud" w:date="2019-12-15T14:18:00Z">
          <w:r w:rsidRPr="00D06CD8" w:rsidDel="00514B58">
            <w:rPr>
              <w:sz w:val="28"/>
              <w:szCs w:val="24"/>
            </w:rPr>
            <w:delText>Phụ trách bộ phận hay kế toán vật tư căn cứ vào đề nghị xuất (hoặc lệnh xuất) để tiến hành lập phiếu xuất kho. </w:delText>
          </w:r>
        </w:del>
      </w:ins>
    </w:p>
    <w:p w14:paraId="644FA3F0" w14:textId="75486D44" w:rsidR="00A766BD" w:rsidRPr="00D06CD8" w:rsidDel="00514B58" w:rsidRDefault="00A766BD">
      <w:pPr>
        <w:pStyle w:val="ListParagraph"/>
        <w:numPr>
          <w:ilvl w:val="1"/>
          <w:numId w:val="77"/>
        </w:numPr>
        <w:rPr>
          <w:ins w:id="894" w:author="Phạm Quang Thịnh" w:date="2019-07-05T10:46:00Z"/>
          <w:del w:id="895" w:author="Git Gud" w:date="2019-12-15T14:18:00Z"/>
          <w:sz w:val="32"/>
          <w:szCs w:val="24"/>
        </w:rPr>
        <w:pPrChange w:id="896" w:author="Git Gud" w:date="2019-12-15T14:57:00Z">
          <w:pPr>
            <w:pStyle w:val="ListParagraph"/>
            <w:numPr>
              <w:numId w:val="34"/>
            </w:numPr>
            <w:spacing w:after="200" w:line="276" w:lineRule="auto"/>
            <w:ind w:hanging="360"/>
          </w:pPr>
        </w:pPrChange>
      </w:pPr>
      <w:ins w:id="897" w:author="Phạm Quang Thịnh" w:date="2019-07-05T10:46:00Z">
        <w:del w:id="898" w:author="Git Gud" w:date="2019-12-15T14:18:00Z">
          <w:r w:rsidRPr="00D06CD8" w:rsidDel="00514B58">
            <w:rPr>
              <w:sz w:val="28"/>
              <w:szCs w:val="24"/>
            </w:rPr>
            <w:delText>Chuyển phiếu xuất kho tới cho thủ kho để tiến hành việc xuất vật tư, sản phẩm, hàng hóa; sau đó ký vào phiếu xuất kho rồi giao chứng từ lại cho kế toán vật tư.</w:delText>
          </w:r>
        </w:del>
      </w:ins>
    </w:p>
    <w:p w14:paraId="5E5127CB" w14:textId="001155CB" w:rsidR="00A766BD" w:rsidRPr="00D06CD8" w:rsidDel="00514B58" w:rsidRDefault="00A766BD">
      <w:pPr>
        <w:pStyle w:val="ListParagraph"/>
        <w:numPr>
          <w:ilvl w:val="1"/>
          <w:numId w:val="77"/>
        </w:numPr>
        <w:rPr>
          <w:ins w:id="899" w:author="Phạm Quang Thịnh" w:date="2019-07-05T10:46:00Z"/>
          <w:del w:id="900" w:author="Git Gud" w:date="2019-12-15T14:18:00Z"/>
          <w:sz w:val="32"/>
          <w:szCs w:val="24"/>
        </w:rPr>
        <w:pPrChange w:id="901" w:author="Git Gud" w:date="2019-12-15T14:57:00Z">
          <w:pPr>
            <w:pStyle w:val="ListParagraph"/>
            <w:numPr>
              <w:numId w:val="34"/>
            </w:numPr>
            <w:spacing w:after="200" w:line="276" w:lineRule="auto"/>
            <w:ind w:hanging="360"/>
          </w:pPr>
        </w:pPrChange>
      </w:pPr>
      <w:ins w:id="902" w:author="Phạm Quang Thịnh" w:date="2019-07-05T10:46:00Z">
        <w:del w:id="903" w:author="Git Gud" w:date="2019-12-15T14:18:00Z">
          <w:r w:rsidRPr="00D06CD8" w:rsidDel="00514B58">
            <w:rPr>
              <w:sz w:val="28"/>
              <w:szCs w:val="24"/>
            </w:rPr>
            <w:delText>Khi nhận phiếu xuất kho, phải chuyển tới cho kế toán trưởng để ký duyệt chứng từ rồi ghi vào sổ kế toán.</w:delText>
          </w:r>
        </w:del>
      </w:ins>
    </w:p>
    <w:p w14:paraId="6A708F61" w14:textId="242C8CFD" w:rsidR="00A766BD" w:rsidRPr="00D06CD8" w:rsidDel="00514B58" w:rsidRDefault="00A766BD">
      <w:pPr>
        <w:pStyle w:val="ListParagraph"/>
        <w:numPr>
          <w:ilvl w:val="1"/>
          <w:numId w:val="77"/>
        </w:numPr>
        <w:rPr>
          <w:ins w:id="904" w:author="Phạm Quang Thịnh" w:date="2019-07-05T10:46:00Z"/>
          <w:del w:id="905" w:author="Git Gud" w:date="2019-12-15T14:18:00Z"/>
          <w:sz w:val="32"/>
          <w:szCs w:val="24"/>
        </w:rPr>
        <w:pPrChange w:id="906" w:author="Git Gud" w:date="2019-12-15T14:57:00Z">
          <w:pPr>
            <w:pStyle w:val="ListParagraph"/>
            <w:numPr>
              <w:numId w:val="34"/>
            </w:numPr>
            <w:spacing w:after="200" w:line="276" w:lineRule="auto"/>
            <w:ind w:hanging="360"/>
          </w:pPr>
        </w:pPrChange>
      </w:pPr>
      <w:ins w:id="907" w:author="Phạm Quang Thịnh" w:date="2019-07-05T10:46:00Z">
        <w:del w:id="908" w:author="Git Gud" w:date="2019-12-15T14:18:00Z">
          <w:r w:rsidRPr="00D06CD8" w:rsidDel="00514B58">
            <w:rPr>
              <w:sz w:val="32"/>
              <w:szCs w:val="24"/>
            </w:rPr>
            <w:delText>Sau khi lập xong phiếu mới được vào kho lấy hang</w:delText>
          </w:r>
        </w:del>
      </w:ins>
    </w:p>
    <w:p w14:paraId="7B396702" w14:textId="4EEBA73E" w:rsidR="00A766BD" w:rsidRPr="00D06CD8" w:rsidDel="00514B58" w:rsidRDefault="00A766BD">
      <w:pPr>
        <w:pStyle w:val="ListParagraph"/>
        <w:numPr>
          <w:ilvl w:val="1"/>
          <w:numId w:val="77"/>
        </w:numPr>
        <w:rPr>
          <w:ins w:id="909" w:author="Phạm Quang Thịnh" w:date="2019-07-05T10:46:00Z"/>
          <w:del w:id="910" w:author="Git Gud" w:date="2019-12-15T14:18:00Z"/>
          <w:sz w:val="32"/>
          <w:szCs w:val="24"/>
        </w:rPr>
        <w:pPrChange w:id="911" w:author="Git Gud" w:date="2019-12-15T14:57:00Z">
          <w:pPr>
            <w:pStyle w:val="ListParagraph"/>
            <w:numPr>
              <w:numId w:val="34"/>
            </w:numPr>
            <w:spacing w:after="200" w:line="276" w:lineRule="auto"/>
            <w:ind w:hanging="360"/>
          </w:pPr>
        </w:pPrChange>
      </w:pPr>
      <w:ins w:id="912" w:author="Phạm Quang Thịnh" w:date="2019-07-05T10:46:00Z">
        <w:del w:id="913" w:author="Git Gud" w:date="2019-12-15T14:18:00Z">
          <w:r w:rsidRPr="00D06CD8" w:rsidDel="00514B58">
            <w:rPr>
              <w:sz w:val="32"/>
              <w:szCs w:val="24"/>
            </w:rPr>
            <w:delText>Thông tin các mặt h</w:delText>
          </w:r>
        </w:del>
      </w:ins>
      <w:ins w:id="914" w:author="Phạm Quang Thịnh" w:date="2019-07-05T12:02:00Z">
        <w:del w:id="915" w:author="Git Gud" w:date="2019-12-15T14:18:00Z">
          <w:r w:rsidR="00820286" w:rsidRPr="00D06CD8" w:rsidDel="00514B58">
            <w:rPr>
              <w:sz w:val="32"/>
              <w:szCs w:val="24"/>
            </w:rPr>
            <w:delText>à</w:delText>
          </w:r>
        </w:del>
      </w:ins>
      <w:ins w:id="916" w:author="Phạm Quang Thịnh" w:date="2019-07-05T10:46:00Z">
        <w:del w:id="917" w:author="Git Gud" w:date="2019-12-15T14:18:00Z">
          <w:r w:rsidRPr="00D06CD8" w:rsidDel="00514B58">
            <w:rPr>
              <w:sz w:val="32"/>
              <w:szCs w:val="24"/>
            </w:rPr>
            <w:delText>ng được xuất (số lượng) được cập nhật vào database</w:delText>
          </w:r>
        </w:del>
      </w:ins>
    </w:p>
    <w:p w14:paraId="6431B1B5" w14:textId="417BCB17" w:rsidR="00A766BD" w:rsidRPr="00D06CD8" w:rsidRDefault="00A766BD">
      <w:pPr>
        <w:pStyle w:val="ListParagraph"/>
        <w:numPr>
          <w:ilvl w:val="1"/>
          <w:numId w:val="77"/>
        </w:numPr>
        <w:rPr>
          <w:ins w:id="918" w:author="Phạm Quang Thịnh" w:date="2019-07-05T10:46:00Z"/>
          <w:sz w:val="32"/>
          <w:szCs w:val="24"/>
        </w:rPr>
        <w:pPrChange w:id="919" w:author="Git Gud" w:date="2019-12-15T14:57:00Z">
          <w:pPr>
            <w:ind w:left="1260"/>
          </w:pPr>
        </w:pPrChange>
      </w:pPr>
      <w:ins w:id="920" w:author="Phạm Quang Thịnh" w:date="2019-07-05T10:46:00Z">
        <w:del w:id="921" w:author="Git Gud" w:date="2019-12-15T14:18:00Z">
          <w:r w:rsidRPr="00D06CD8" w:rsidDel="00514B58">
            <w:rPr>
              <w:noProof/>
              <w:sz w:val="32"/>
              <w:szCs w:val="24"/>
            </w:rPr>
            <w:drawing>
              <wp:inline distT="0" distB="0" distL="0" distR="0" wp14:anchorId="51B64E7C" wp14:editId="452B1BD4">
                <wp:extent cx="4286250" cy="5772150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ình ảnh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86250" cy="577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617B61DD" w14:textId="37AF2F52" w:rsidR="00A766BD" w:rsidRPr="00D06CD8" w:rsidRDefault="00A766BD">
      <w:pPr>
        <w:pStyle w:val="Heading3"/>
        <w:numPr>
          <w:ilvl w:val="1"/>
          <w:numId w:val="40"/>
        </w:numPr>
        <w:rPr>
          <w:ins w:id="922" w:author="Git Gud" w:date="2019-12-15T14:18:00Z"/>
          <w:sz w:val="28"/>
          <w:szCs w:val="26"/>
        </w:rPr>
      </w:pPr>
      <w:ins w:id="923" w:author="Phạm Quang Thịnh" w:date="2019-07-05T10:46:00Z">
        <w:del w:id="924" w:author="Git Gud" w:date="2019-12-15T14:43:00Z">
          <w:r w:rsidRPr="00D06CD8" w:rsidDel="00D912ED">
            <w:rPr>
              <w:sz w:val="28"/>
              <w:szCs w:val="26"/>
            </w:rPr>
            <w:delText>Tra cứu đại lý</w:delText>
          </w:r>
        </w:del>
        <w:del w:id="925" w:author="Git Gud" w:date="2019-12-15T14:18:00Z">
          <w:r w:rsidRPr="00D06CD8" w:rsidDel="00514B58">
            <w:rPr>
              <w:sz w:val="28"/>
              <w:szCs w:val="26"/>
            </w:rPr>
            <w:delText xml:space="preserve"> (BM3)</w:delText>
          </w:r>
        </w:del>
      </w:ins>
      <w:ins w:id="926" w:author="Git Gud" w:date="2019-12-15T14:43:00Z">
        <w:r w:rsidR="00D912ED" w:rsidRPr="00D06CD8">
          <w:rPr>
            <w:sz w:val="28"/>
            <w:szCs w:val="26"/>
          </w:rPr>
          <w:t>Quản lý giao dịch</w:t>
        </w:r>
      </w:ins>
    </w:p>
    <w:p w14:paraId="5760FD0B" w14:textId="279CFE8E" w:rsidR="00514B58" w:rsidRPr="00D06CD8" w:rsidRDefault="005F3447" w:rsidP="005F3447">
      <w:pPr>
        <w:pStyle w:val="ListParagraph"/>
        <w:numPr>
          <w:ilvl w:val="0"/>
          <w:numId w:val="79"/>
        </w:numPr>
        <w:rPr>
          <w:sz w:val="28"/>
          <w:szCs w:val="24"/>
        </w:rPr>
      </w:pPr>
      <w:r w:rsidRPr="00D06CD8">
        <w:rPr>
          <w:sz w:val="28"/>
          <w:szCs w:val="24"/>
        </w:rPr>
        <w:t>Đặt bàn:</w:t>
      </w:r>
    </w:p>
    <w:p w14:paraId="4CDE4E66" w14:textId="516F06B6" w:rsidR="005F3447" w:rsidRPr="00D06CD8" w:rsidRDefault="008F2C63" w:rsidP="005F3447">
      <w:pPr>
        <w:pStyle w:val="ListParagraph"/>
        <w:numPr>
          <w:ilvl w:val="1"/>
          <w:numId w:val="79"/>
        </w:numPr>
        <w:rPr>
          <w:sz w:val="28"/>
          <w:szCs w:val="24"/>
        </w:rPr>
      </w:pPr>
      <w:r w:rsidRPr="00D06CD8">
        <w:rPr>
          <w:sz w:val="28"/>
          <w:szCs w:val="24"/>
        </w:rPr>
        <w:t>Nhân viên thu ngân có trách nhiệm đặt bàn</w:t>
      </w:r>
      <w:r w:rsidR="00B843C1" w:rsidRPr="00D06CD8">
        <w:rPr>
          <w:sz w:val="28"/>
          <w:szCs w:val="24"/>
        </w:rPr>
        <w:t xml:space="preserve"> và cập nhật món ăn </w:t>
      </w:r>
      <w:r w:rsidR="00E912D4" w:rsidRPr="00D06CD8">
        <w:rPr>
          <w:sz w:val="28"/>
          <w:szCs w:val="24"/>
        </w:rPr>
        <w:t>khách đặt</w:t>
      </w:r>
    </w:p>
    <w:p w14:paraId="2B614C9C" w14:textId="7EA74086" w:rsidR="00E912D4" w:rsidRPr="00D06CD8" w:rsidRDefault="001A747B" w:rsidP="005F3447">
      <w:pPr>
        <w:pStyle w:val="ListParagraph"/>
        <w:numPr>
          <w:ilvl w:val="1"/>
          <w:numId w:val="79"/>
        </w:numPr>
        <w:rPr>
          <w:sz w:val="28"/>
          <w:szCs w:val="24"/>
        </w:rPr>
      </w:pPr>
      <w:r w:rsidRPr="00D06CD8">
        <w:rPr>
          <w:sz w:val="28"/>
          <w:szCs w:val="24"/>
        </w:rPr>
        <w:t>Sau khi đặt thành công</w:t>
      </w:r>
      <w:r w:rsidR="00610BAF" w:rsidRPr="00D06CD8">
        <w:rPr>
          <w:sz w:val="28"/>
          <w:szCs w:val="24"/>
        </w:rPr>
        <w:t xml:space="preserve">, </w:t>
      </w:r>
      <w:r w:rsidR="00302451" w:rsidRPr="00D06CD8">
        <w:rPr>
          <w:sz w:val="28"/>
          <w:szCs w:val="24"/>
        </w:rPr>
        <w:t>chuyển qua mục lập hoá đơn</w:t>
      </w:r>
    </w:p>
    <w:p w14:paraId="1436F3D3" w14:textId="48DED33F" w:rsidR="00302451" w:rsidRPr="00D06CD8" w:rsidRDefault="00302451" w:rsidP="005F3447">
      <w:pPr>
        <w:pStyle w:val="ListParagraph"/>
        <w:numPr>
          <w:ilvl w:val="1"/>
          <w:numId w:val="79"/>
        </w:numPr>
        <w:rPr>
          <w:sz w:val="28"/>
          <w:szCs w:val="24"/>
        </w:rPr>
      </w:pPr>
      <w:r w:rsidRPr="00D06CD8">
        <w:rPr>
          <w:sz w:val="28"/>
          <w:szCs w:val="24"/>
        </w:rPr>
        <w:t>Nhân viên chọn các món mà khách đã đặt</w:t>
      </w:r>
      <w:r w:rsidR="005C55D4" w:rsidRPr="00D06CD8">
        <w:rPr>
          <w:sz w:val="28"/>
          <w:szCs w:val="24"/>
        </w:rPr>
        <w:t>, kiểm lại tổng tiền và xác nhận</w:t>
      </w:r>
    </w:p>
    <w:p w14:paraId="275AEAAF" w14:textId="50F6C636" w:rsidR="005C55D4" w:rsidRPr="00D06CD8" w:rsidRDefault="005C55D4" w:rsidP="005C55D4">
      <w:pPr>
        <w:pStyle w:val="ListParagraph"/>
        <w:numPr>
          <w:ilvl w:val="0"/>
          <w:numId w:val="79"/>
        </w:numPr>
        <w:rPr>
          <w:sz w:val="28"/>
          <w:szCs w:val="24"/>
        </w:rPr>
      </w:pPr>
      <w:r w:rsidRPr="00D06CD8">
        <w:rPr>
          <w:sz w:val="28"/>
          <w:szCs w:val="24"/>
        </w:rPr>
        <w:t>Lập hoá đơn</w:t>
      </w:r>
    </w:p>
    <w:p w14:paraId="1F2AACC2" w14:textId="107A7380" w:rsidR="00A87736" w:rsidRPr="00D06CD8" w:rsidRDefault="005C55D4" w:rsidP="006F270E">
      <w:pPr>
        <w:pStyle w:val="ListParagraph"/>
        <w:numPr>
          <w:ilvl w:val="1"/>
          <w:numId w:val="79"/>
        </w:numPr>
        <w:rPr>
          <w:ins w:id="927" w:author="Phạm Quang Thịnh" w:date="2019-07-05T10:46:00Z"/>
          <w:sz w:val="28"/>
          <w:szCs w:val="24"/>
        </w:rPr>
      </w:pPr>
      <w:r w:rsidRPr="00D06CD8">
        <w:rPr>
          <w:sz w:val="28"/>
          <w:szCs w:val="24"/>
        </w:rPr>
        <w:t>Tra cứu thông tin,</w:t>
      </w:r>
      <w:r w:rsidR="00675595" w:rsidRPr="00D06CD8">
        <w:rPr>
          <w:sz w:val="28"/>
          <w:szCs w:val="24"/>
        </w:rPr>
        <w:t xml:space="preserve"> s</w:t>
      </w:r>
      <w:r w:rsidR="00846D02" w:rsidRPr="00D06CD8">
        <w:rPr>
          <w:sz w:val="28"/>
          <w:szCs w:val="24"/>
        </w:rPr>
        <w:t xml:space="preserve">ố hoá đơn </w:t>
      </w:r>
      <w:r w:rsidR="00A87736" w:rsidRPr="00D06CD8">
        <w:rPr>
          <w:sz w:val="28"/>
          <w:szCs w:val="24"/>
        </w:rPr>
        <w:t>đã lập</w:t>
      </w:r>
    </w:p>
    <w:p w14:paraId="556657D1" w14:textId="3E74D839" w:rsidR="00A766BD" w:rsidRPr="00D06CD8" w:rsidDel="00514B58" w:rsidRDefault="00A766BD">
      <w:pPr>
        <w:pStyle w:val="ListParagraph"/>
        <w:numPr>
          <w:ilvl w:val="0"/>
          <w:numId w:val="46"/>
        </w:numPr>
        <w:spacing w:after="200" w:line="276" w:lineRule="auto"/>
        <w:rPr>
          <w:ins w:id="928" w:author="Phạm Quang Thịnh" w:date="2019-07-05T10:46:00Z"/>
          <w:del w:id="929" w:author="Git Gud" w:date="2019-12-15T14:18:00Z"/>
          <w:rFonts w:cstheme="minorHAnsi"/>
          <w:sz w:val="28"/>
          <w:szCs w:val="26"/>
        </w:rPr>
        <w:pPrChange w:id="930" w:author="Phạm Quang Thịnh" w:date="2019-07-05T10:49:00Z">
          <w:pPr>
            <w:pStyle w:val="ListParagraph"/>
            <w:numPr>
              <w:numId w:val="34"/>
            </w:numPr>
            <w:spacing w:after="200" w:line="276" w:lineRule="auto"/>
            <w:ind w:hanging="360"/>
          </w:pPr>
        </w:pPrChange>
      </w:pPr>
      <w:ins w:id="931" w:author="Phạm Quang Thịnh" w:date="2019-07-05T10:46:00Z">
        <w:del w:id="932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 xml:space="preserve">Người có nhu cầu tra cứu đại lý </w:delText>
          </w:r>
        </w:del>
      </w:ins>
    </w:p>
    <w:p w14:paraId="5243C26B" w14:textId="42FCA7BD" w:rsidR="00A766BD" w:rsidRPr="00D06CD8" w:rsidDel="00514B58" w:rsidRDefault="00A766BD">
      <w:pPr>
        <w:pStyle w:val="ListParagraph"/>
        <w:numPr>
          <w:ilvl w:val="0"/>
          <w:numId w:val="46"/>
        </w:numPr>
        <w:spacing w:after="200" w:line="276" w:lineRule="auto"/>
        <w:rPr>
          <w:ins w:id="933" w:author="Phạm Quang Thịnh" w:date="2019-07-05T10:46:00Z"/>
          <w:del w:id="934" w:author="Git Gud" w:date="2019-12-15T14:18:00Z"/>
          <w:rFonts w:cstheme="minorHAnsi"/>
          <w:sz w:val="28"/>
          <w:szCs w:val="26"/>
        </w:rPr>
        <w:pPrChange w:id="935" w:author="Phạm Quang Thịnh" w:date="2019-07-05T10:49:00Z">
          <w:pPr>
            <w:pStyle w:val="ListParagraph"/>
            <w:numPr>
              <w:numId w:val="34"/>
            </w:numPr>
            <w:spacing w:after="200" w:line="276" w:lineRule="auto"/>
            <w:ind w:hanging="360"/>
          </w:pPr>
        </w:pPrChange>
      </w:pPr>
      <w:ins w:id="936" w:author="Phạm Quang Thịnh" w:date="2019-07-05T10:46:00Z">
        <w:del w:id="937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Tìm theo quận -&gt; loại -&gt; tên đại lý</w:delText>
          </w:r>
        </w:del>
      </w:ins>
    </w:p>
    <w:p w14:paraId="0C866661" w14:textId="7ED5B901" w:rsidR="00A766BD" w:rsidRPr="00D06CD8" w:rsidDel="00514B58" w:rsidRDefault="00A766BD">
      <w:pPr>
        <w:pStyle w:val="ListParagraph"/>
        <w:numPr>
          <w:ilvl w:val="0"/>
          <w:numId w:val="46"/>
        </w:numPr>
        <w:spacing w:after="200" w:line="276" w:lineRule="auto"/>
        <w:rPr>
          <w:ins w:id="938" w:author="Phạm Quang Thịnh" w:date="2019-07-05T10:46:00Z"/>
          <w:del w:id="939" w:author="Git Gud" w:date="2019-12-15T14:18:00Z"/>
          <w:rFonts w:cstheme="minorHAnsi"/>
          <w:sz w:val="28"/>
          <w:szCs w:val="26"/>
        </w:rPr>
        <w:pPrChange w:id="940" w:author="Phạm Quang Thịnh" w:date="2019-07-05T10:49:00Z">
          <w:pPr>
            <w:pStyle w:val="ListParagraph"/>
            <w:numPr>
              <w:numId w:val="34"/>
            </w:numPr>
            <w:spacing w:after="200" w:line="276" w:lineRule="auto"/>
            <w:ind w:hanging="360"/>
          </w:pPr>
        </w:pPrChange>
      </w:pPr>
      <w:ins w:id="941" w:author="Phạm Quang Thịnh" w:date="2019-07-05T10:46:00Z">
        <w:del w:id="942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 xml:space="preserve">Mọi quản lý có khả năng tra cứu thông tin của các đại lý khác </w:delText>
          </w:r>
        </w:del>
      </w:ins>
    </w:p>
    <w:p w14:paraId="1B12531C" w14:textId="43B68D13" w:rsidR="00A766BD" w:rsidRPr="00D06CD8" w:rsidRDefault="00A766BD">
      <w:pPr>
        <w:pStyle w:val="Heading3"/>
        <w:numPr>
          <w:ilvl w:val="1"/>
          <w:numId w:val="40"/>
        </w:numPr>
        <w:rPr>
          <w:ins w:id="943" w:author="Git Gud" w:date="2019-12-15T14:43:00Z"/>
          <w:sz w:val="28"/>
          <w:szCs w:val="26"/>
        </w:rPr>
      </w:pPr>
      <w:ins w:id="944" w:author="Phạm Quang Thịnh" w:date="2019-07-05T10:46:00Z">
        <w:del w:id="945" w:author="Git Gud" w:date="2019-12-15T14:43:00Z">
          <w:r w:rsidRPr="00D06CD8" w:rsidDel="00D912ED">
            <w:rPr>
              <w:sz w:val="28"/>
              <w:szCs w:val="26"/>
            </w:rPr>
            <w:delText>Lập hóa phiếu thu tiền</w:delText>
          </w:r>
        </w:del>
        <w:del w:id="946" w:author="Git Gud" w:date="2019-12-15T14:18:00Z">
          <w:r w:rsidRPr="00D06CD8" w:rsidDel="00514B58">
            <w:rPr>
              <w:sz w:val="28"/>
              <w:szCs w:val="26"/>
            </w:rPr>
            <w:delText xml:space="preserve"> (BM4, QĐ4)</w:delText>
          </w:r>
        </w:del>
      </w:ins>
      <w:ins w:id="947" w:author="Git Gud" w:date="2019-12-15T14:43:00Z">
        <w:r w:rsidR="00D912ED" w:rsidRPr="00D06CD8">
          <w:rPr>
            <w:sz w:val="28"/>
            <w:szCs w:val="26"/>
          </w:rPr>
          <w:t>Lập báo cáo</w:t>
        </w:r>
      </w:ins>
    </w:p>
    <w:p w14:paraId="4D4EEB97" w14:textId="2232BD7A" w:rsidR="00D912ED" w:rsidRPr="00D06CD8" w:rsidRDefault="009B0936" w:rsidP="009A4F76">
      <w:pPr>
        <w:pStyle w:val="ListParagraph"/>
        <w:numPr>
          <w:ilvl w:val="0"/>
          <w:numId w:val="80"/>
        </w:numPr>
        <w:rPr>
          <w:sz w:val="28"/>
          <w:szCs w:val="24"/>
        </w:rPr>
      </w:pPr>
      <w:r w:rsidRPr="00D06CD8">
        <w:rPr>
          <w:sz w:val="28"/>
          <w:szCs w:val="24"/>
        </w:rPr>
        <w:t xml:space="preserve">Quản lý cuối tháng phải lập báo cáo của tháng đó </w:t>
      </w:r>
    </w:p>
    <w:p w14:paraId="0F9BB74E" w14:textId="410005CF" w:rsidR="009B0936" w:rsidRPr="00D06CD8" w:rsidRDefault="009B0936" w:rsidP="009B0936">
      <w:pPr>
        <w:pStyle w:val="ListParagraph"/>
        <w:numPr>
          <w:ilvl w:val="0"/>
          <w:numId w:val="80"/>
        </w:numPr>
        <w:rPr>
          <w:ins w:id="948" w:author="Git Gud" w:date="2019-12-15T14:18:00Z"/>
          <w:sz w:val="28"/>
          <w:szCs w:val="24"/>
        </w:rPr>
      </w:pPr>
      <w:r w:rsidRPr="00D06CD8">
        <w:rPr>
          <w:sz w:val="28"/>
          <w:szCs w:val="24"/>
        </w:rPr>
        <w:t>Báo cáo tháng chứa thông tin các hoá đơn</w:t>
      </w:r>
      <w:r w:rsidR="005E2DC7" w:rsidRPr="00D06CD8">
        <w:rPr>
          <w:sz w:val="28"/>
          <w:szCs w:val="24"/>
        </w:rPr>
        <w:t xml:space="preserve"> đã</w:t>
      </w:r>
      <w:r w:rsidR="00D070D8" w:rsidRPr="00D06CD8">
        <w:rPr>
          <w:sz w:val="28"/>
          <w:szCs w:val="24"/>
        </w:rPr>
        <w:t xml:space="preserve"> lập của tháng đó </w:t>
      </w:r>
      <w:r w:rsidR="00264059" w:rsidRPr="00D06CD8">
        <w:rPr>
          <w:sz w:val="28"/>
          <w:szCs w:val="24"/>
        </w:rPr>
        <w:t>và tổng doanh thu</w:t>
      </w:r>
    </w:p>
    <w:p w14:paraId="5B17D514" w14:textId="05AEA7C6" w:rsidR="00514B58" w:rsidRPr="00D06CD8" w:rsidDel="00D912ED" w:rsidRDefault="00514B58">
      <w:pPr>
        <w:rPr>
          <w:ins w:id="949" w:author="Phạm Quang Thịnh" w:date="2019-07-05T10:46:00Z"/>
          <w:del w:id="950" w:author="Git Gud" w:date="2019-12-15T14:43:00Z"/>
          <w:sz w:val="28"/>
        </w:rPr>
        <w:pPrChange w:id="951" w:author="Git Gud" w:date="2019-12-15T14:18:00Z">
          <w:pPr>
            <w:pStyle w:val="Heading2"/>
            <w:numPr>
              <w:numId w:val="32"/>
            </w:numPr>
            <w:spacing w:line="276" w:lineRule="auto"/>
            <w:ind w:left="720" w:hanging="360"/>
          </w:pPr>
        </w:pPrChange>
      </w:pPr>
    </w:p>
    <w:p w14:paraId="290B11AB" w14:textId="75B466C8" w:rsidR="00A766BD" w:rsidRPr="00D06CD8" w:rsidDel="00514B58" w:rsidRDefault="00A766BD">
      <w:pPr>
        <w:pStyle w:val="ListParagraph"/>
        <w:numPr>
          <w:ilvl w:val="0"/>
          <w:numId w:val="47"/>
        </w:numPr>
        <w:spacing w:after="200" w:line="276" w:lineRule="auto"/>
        <w:rPr>
          <w:ins w:id="952" w:author="Phạm Quang Thịnh" w:date="2019-07-05T10:46:00Z"/>
          <w:del w:id="953" w:author="Git Gud" w:date="2019-12-15T14:18:00Z"/>
          <w:rFonts w:cstheme="minorHAnsi"/>
          <w:sz w:val="28"/>
          <w:szCs w:val="26"/>
        </w:rPr>
        <w:pPrChange w:id="954" w:author="Phạm Quang Thịnh" w:date="2019-07-05T10:49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955" w:author="Phạm Quang Thịnh" w:date="2019-07-05T10:46:00Z">
        <w:del w:id="956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Mỗi tháng phải thu tiền các đại lý con, lưu ý không được vượt quá số tiền đang nợ</w:delText>
          </w:r>
        </w:del>
      </w:ins>
    </w:p>
    <w:p w14:paraId="28B1A550" w14:textId="5759C4F8" w:rsidR="00A766BD" w:rsidRPr="00D06CD8" w:rsidDel="00514B58" w:rsidRDefault="00A766BD">
      <w:pPr>
        <w:pStyle w:val="ListParagraph"/>
        <w:numPr>
          <w:ilvl w:val="0"/>
          <w:numId w:val="47"/>
        </w:numPr>
        <w:spacing w:after="200" w:line="276" w:lineRule="auto"/>
        <w:rPr>
          <w:ins w:id="957" w:author="Phạm Quang Thịnh" w:date="2019-07-05T10:46:00Z"/>
          <w:del w:id="958" w:author="Git Gud" w:date="2019-12-15T14:18:00Z"/>
          <w:rFonts w:cstheme="minorHAnsi"/>
          <w:sz w:val="28"/>
          <w:szCs w:val="26"/>
        </w:rPr>
        <w:pPrChange w:id="959" w:author="Phạm Quang Thịnh" w:date="2019-07-05T10:49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960" w:author="Phạm Quang Thịnh" w:date="2019-07-05T10:46:00Z">
        <w:del w:id="961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Sau khi thu tiền thống kê lại rồi nhập vào database</w:delText>
          </w:r>
        </w:del>
      </w:ins>
    </w:p>
    <w:p w14:paraId="421FBFE2" w14:textId="0567B459" w:rsidR="00A766BD" w:rsidRPr="00D06CD8" w:rsidDel="00514B58" w:rsidRDefault="00A766BD" w:rsidP="00A766BD">
      <w:pPr>
        <w:pStyle w:val="ListParagraph"/>
        <w:jc w:val="center"/>
        <w:rPr>
          <w:ins w:id="962" w:author="Phạm Quang Thịnh" w:date="2019-07-05T10:46:00Z"/>
          <w:del w:id="963" w:author="Git Gud" w:date="2019-12-15T14:18:00Z"/>
          <w:rFonts w:cstheme="minorHAnsi"/>
          <w:sz w:val="28"/>
          <w:szCs w:val="26"/>
        </w:rPr>
      </w:pPr>
      <w:ins w:id="964" w:author="Phạm Quang Thịnh" w:date="2019-07-05T10:46:00Z">
        <w:del w:id="965" w:author="Git Gud" w:date="2019-12-15T14:18:00Z">
          <w:r w:rsidRPr="00D06CD8" w:rsidDel="00514B58">
            <w:rPr>
              <w:rFonts w:cstheme="minorHAnsi"/>
              <w:noProof/>
              <w:sz w:val="28"/>
              <w:szCs w:val="26"/>
            </w:rPr>
            <w:drawing>
              <wp:inline distT="0" distB="0" distL="0" distR="0" wp14:anchorId="59EDC5F0" wp14:editId="35B6C533">
                <wp:extent cx="4105275" cy="2838450"/>
                <wp:effectExtent l="0" t="0" r="9525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ình ảnh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05275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3095394B" w14:textId="1867084F" w:rsidR="00514B58" w:rsidRPr="00D06CD8" w:rsidDel="00D912ED" w:rsidRDefault="00A766BD">
      <w:pPr>
        <w:rPr>
          <w:ins w:id="966" w:author="Phạm Quang Thịnh" w:date="2019-07-05T10:46:00Z"/>
          <w:del w:id="967" w:author="Git Gud" w:date="2019-12-15T14:43:00Z"/>
          <w:sz w:val="28"/>
        </w:rPr>
        <w:pPrChange w:id="968" w:author="Git Gud" w:date="2019-12-15T14:18:00Z">
          <w:pPr>
            <w:pStyle w:val="Heading2"/>
            <w:numPr>
              <w:numId w:val="32"/>
            </w:numPr>
            <w:spacing w:line="276" w:lineRule="auto"/>
            <w:ind w:left="720" w:hanging="360"/>
          </w:pPr>
        </w:pPrChange>
      </w:pPr>
      <w:ins w:id="969" w:author="Phạm Quang Thịnh" w:date="2019-07-05T10:46:00Z">
        <w:del w:id="970" w:author="Git Gud" w:date="2019-12-15T14:43:00Z">
          <w:r w:rsidRPr="00D06CD8" w:rsidDel="00D912ED">
            <w:rPr>
              <w:sz w:val="28"/>
              <w:szCs w:val="26"/>
            </w:rPr>
            <w:delText>Lập báo cáo tháng</w:delText>
          </w:r>
        </w:del>
        <w:del w:id="971" w:author="Git Gud" w:date="2019-12-15T14:18:00Z">
          <w:r w:rsidRPr="00D06CD8" w:rsidDel="00514B58">
            <w:rPr>
              <w:sz w:val="28"/>
              <w:szCs w:val="26"/>
            </w:rPr>
            <w:delText xml:space="preserve"> (BM5)</w:delText>
          </w:r>
        </w:del>
      </w:ins>
    </w:p>
    <w:p w14:paraId="4848C9F2" w14:textId="4EDD0FF6" w:rsidR="00A766BD" w:rsidRPr="00D06CD8" w:rsidDel="00514B58" w:rsidRDefault="00A766BD">
      <w:pPr>
        <w:pStyle w:val="ListParagraph"/>
        <w:numPr>
          <w:ilvl w:val="0"/>
          <w:numId w:val="48"/>
        </w:numPr>
        <w:spacing w:after="200" w:line="276" w:lineRule="auto"/>
        <w:rPr>
          <w:ins w:id="972" w:author="Phạm Quang Thịnh" w:date="2019-07-05T10:46:00Z"/>
          <w:del w:id="973" w:author="Git Gud" w:date="2019-12-15T14:18:00Z"/>
          <w:rFonts w:cstheme="minorHAnsi"/>
          <w:sz w:val="28"/>
          <w:szCs w:val="26"/>
        </w:rPr>
        <w:pPrChange w:id="974" w:author="Phạm Quang Thịnh" w:date="2019-07-05T10:49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975" w:author="Phạm Quang Thịnh" w:date="2019-07-05T10:46:00Z">
        <w:del w:id="976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Báo cáo doanh số: Thống kê doanh thu, tổng trị giá đã bán của các đại lý</w:delText>
          </w:r>
          <w:r w:rsidRPr="00D06CD8" w:rsidDel="00514B58">
            <w:rPr>
              <w:rFonts w:cstheme="minorHAnsi"/>
              <w:sz w:val="28"/>
              <w:szCs w:val="26"/>
            </w:rPr>
            <w:tab/>
          </w:r>
        </w:del>
      </w:ins>
    </w:p>
    <w:p w14:paraId="2B78156B" w14:textId="2CC86287" w:rsidR="00A766BD" w:rsidRPr="00D06CD8" w:rsidDel="00514B58" w:rsidRDefault="00A766BD">
      <w:pPr>
        <w:pStyle w:val="ListParagraph"/>
        <w:numPr>
          <w:ilvl w:val="0"/>
          <w:numId w:val="48"/>
        </w:numPr>
        <w:spacing w:after="200" w:line="276" w:lineRule="auto"/>
        <w:rPr>
          <w:ins w:id="977" w:author="Phạm Quang Thịnh" w:date="2019-07-05T10:46:00Z"/>
          <w:del w:id="978" w:author="Git Gud" w:date="2019-12-15T14:18:00Z"/>
          <w:rFonts w:cstheme="minorHAnsi"/>
          <w:sz w:val="28"/>
          <w:szCs w:val="26"/>
        </w:rPr>
        <w:pPrChange w:id="979" w:author="Phạm Quang Thịnh" w:date="2019-07-05T10:49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980" w:author="Phạm Quang Thịnh" w:date="2019-07-05T10:46:00Z">
        <w:del w:id="981" w:author="Git Gud" w:date="2019-12-15T14:18:00Z">
          <w:r w:rsidRPr="00D06CD8" w:rsidDel="00514B58">
            <w:rPr>
              <w:rFonts w:cstheme="minorHAnsi"/>
              <w:sz w:val="28"/>
              <w:szCs w:val="26"/>
            </w:rPr>
            <w:delText>Báo cáo công nợ đại lý: Thống kê số tiền đang nợ của các đại lý</w:delText>
          </w:r>
        </w:del>
      </w:ins>
    </w:p>
    <w:p w14:paraId="38DA6ECE" w14:textId="62566DEF" w:rsidR="00A766BD" w:rsidRPr="00D06CD8" w:rsidDel="00514B58" w:rsidRDefault="00A766BD" w:rsidP="00A766BD">
      <w:pPr>
        <w:pStyle w:val="ListParagraph"/>
        <w:jc w:val="center"/>
        <w:rPr>
          <w:ins w:id="982" w:author="Phạm Quang Thịnh" w:date="2019-07-05T10:46:00Z"/>
          <w:del w:id="983" w:author="Git Gud" w:date="2019-12-15T14:18:00Z"/>
          <w:rFonts w:cstheme="minorHAnsi"/>
          <w:sz w:val="28"/>
          <w:szCs w:val="26"/>
        </w:rPr>
      </w:pPr>
      <w:ins w:id="984" w:author="Phạm Quang Thịnh" w:date="2019-07-05T10:46:00Z">
        <w:del w:id="985" w:author="Git Gud" w:date="2019-12-15T14:18:00Z">
          <w:r w:rsidRPr="00D06CD8" w:rsidDel="00514B58">
            <w:rPr>
              <w:rFonts w:cstheme="minorHAnsi"/>
              <w:noProof/>
              <w:sz w:val="28"/>
              <w:szCs w:val="26"/>
            </w:rPr>
            <w:drawing>
              <wp:inline distT="0" distB="0" distL="0" distR="0" wp14:anchorId="11CF5F55" wp14:editId="5A311ECF">
                <wp:extent cx="4152900" cy="2790825"/>
                <wp:effectExtent l="0" t="0" r="0" b="952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ình ảnh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52900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6C3751E2" w14:textId="0FC251E0" w:rsidR="00C57583" w:rsidRPr="00D06CD8" w:rsidRDefault="00A766BD" w:rsidP="005F1520">
      <w:pPr>
        <w:pStyle w:val="Heading3"/>
        <w:numPr>
          <w:ilvl w:val="1"/>
          <w:numId w:val="40"/>
        </w:numPr>
        <w:rPr>
          <w:ins w:id="986" w:author="Git Gud" w:date="2019-12-15T14:18:00Z"/>
          <w:sz w:val="28"/>
          <w:szCs w:val="26"/>
        </w:rPr>
      </w:pPr>
      <w:ins w:id="987" w:author="Phạm Quang Thịnh" w:date="2019-07-05T10:46:00Z">
        <w:r w:rsidRPr="00D06CD8">
          <w:rPr>
            <w:sz w:val="28"/>
            <w:szCs w:val="26"/>
          </w:rPr>
          <w:t>Thay đổi quy định</w:t>
        </w:r>
        <w:del w:id="988" w:author="Git Gud" w:date="2019-12-15T14:18:00Z">
          <w:r w:rsidRPr="00D06CD8" w:rsidDel="00514B58">
            <w:rPr>
              <w:sz w:val="28"/>
              <w:szCs w:val="26"/>
            </w:rPr>
            <w:delText xml:space="preserve"> (QĐ6)</w:delText>
          </w:r>
        </w:del>
      </w:ins>
    </w:p>
    <w:p w14:paraId="45B7A33F" w14:textId="5804730E" w:rsidR="00514B58" w:rsidRPr="00D06CD8" w:rsidRDefault="00D878E6" w:rsidP="00264059">
      <w:pPr>
        <w:pStyle w:val="ListParagraph"/>
        <w:numPr>
          <w:ilvl w:val="0"/>
          <w:numId w:val="81"/>
        </w:numPr>
        <w:rPr>
          <w:sz w:val="28"/>
          <w:szCs w:val="24"/>
        </w:rPr>
      </w:pPr>
      <w:r w:rsidRPr="00D06CD8">
        <w:rPr>
          <w:sz w:val="28"/>
          <w:szCs w:val="24"/>
        </w:rPr>
        <w:t>Quản lý thay đổi được các quy định sau:</w:t>
      </w:r>
    </w:p>
    <w:p w14:paraId="3DBEBC53" w14:textId="580EB0F7" w:rsidR="00D878E6" w:rsidRPr="00D06CD8" w:rsidRDefault="00D878E6" w:rsidP="00D878E6">
      <w:pPr>
        <w:pStyle w:val="ListParagraph"/>
        <w:numPr>
          <w:ilvl w:val="1"/>
          <w:numId w:val="81"/>
        </w:numPr>
        <w:rPr>
          <w:sz w:val="28"/>
          <w:szCs w:val="24"/>
        </w:rPr>
      </w:pPr>
      <w:r w:rsidRPr="00D06CD8">
        <w:rPr>
          <w:sz w:val="28"/>
          <w:szCs w:val="24"/>
        </w:rPr>
        <w:t>Số tiền tối đa để được giảm giá</w:t>
      </w:r>
    </w:p>
    <w:p w14:paraId="46A7DDE7" w14:textId="295C39A0" w:rsidR="00D878E6" w:rsidRPr="00D06CD8" w:rsidRDefault="00D878E6" w:rsidP="00D878E6">
      <w:pPr>
        <w:pStyle w:val="ListParagraph"/>
        <w:numPr>
          <w:ilvl w:val="1"/>
          <w:numId w:val="81"/>
        </w:numPr>
        <w:rPr>
          <w:sz w:val="28"/>
          <w:szCs w:val="24"/>
        </w:rPr>
      </w:pPr>
      <w:r w:rsidRPr="00D06CD8">
        <w:rPr>
          <w:sz w:val="28"/>
          <w:szCs w:val="24"/>
        </w:rPr>
        <w:t>Số tiền giảm giá</w:t>
      </w:r>
    </w:p>
    <w:p w14:paraId="521B7196" w14:textId="591DC796" w:rsidR="00D878E6" w:rsidRPr="00D06CD8" w:rsidRDefault="00D878E6" w:rsidP="00D878E6">
      <w:pPr>
        <w:pStyle w:val="ListParagraph"/>
        <w:numPr>
          <w:ilvl w:val="1"/>
          <w:numId w:val="81"/>
        </w:numPr>
        <w:rPr>
          <w:sz w:val="28"/>
          <w:szCs w:val="24"/>
        </w:rPr>
      </w:pPr>
      <w:r w:rsidRPr="00D06CD8">
        <w:rPr>
          <w:sz w:val="28"/>
          <w:szCs w:val="24"/>
        </w:rPr>
        <w:t>Phần tr</w:t>
      </w:r>
      <w:r w:rsidR="00493C17" w:rsidRPr="00D06CD8">
        <w:rPr>
          <w:sz w:val="28"/>
          <w:szCs w:val="24"/>
        </w:rPr>
        <w:t>ă</w:t>
      </w:r>
      <w:r w:rsidRPr="00D06CD8">
        <w:rPr>
          <w:sz w:val="28"/>
          <w:szCs w:val="24"/>
        </w:rPr>
        <w:t>m tiền lời theo giá món ăn</w:t>
      </w:r>
    </w:p>
    <w:p w14:paraId="649CF8D5" w14:textId="773D583A" w:rsidR="00D878E6" w:rsidRPr="00D06CD8" w:rsidRDefault="00D878E6" w:rsidP="00D878E6">
      <w:pPr>
        <w:pStyle w:val="ListParagraph"/>
        <w:numPr>
          <w:ilvl w:val="1"/>
          <w:numId w:val="81"/>
        </w:numPr>
        <w:rPr>
          <w:sz w:val="28"/>
          <w:szCs w:val="24"/>
        </w:rPr>
      </w:pPr>
      <w:r w:rsidRPr="00D06CD8">
        <w:rPr>
          <w:sz w:val="28"/>
          <w:szCs w:val="24"/>
        </w:rPr>
        <w:t>Số buổi đi làm trong 1 tuần</w:t>
      </w:r>
    </w:p>
    <w:p w14:paraId="076E9558" w14:textId="304044DC" w:rsidR="00D878E6" w:rsidRPr="00D06CD8" w:rsidRDefault="00D878E6" w:rsidP="00D878E6">
      <w:pPr>
        <w:pStyle w:val="ListParagraph"/>
        <w:numPr>
          <w:ilvl w:val="1"/>
          <w:numId w:val="81"/>
        </w:numPr>
        <w:rPr>
          <w:ins w:id="989" w:author="Phạm Quang Thịnh" w:date="2019-07-05T10:46:00Z"/>
          <w:sz w:val="28"/>
          <w:szCs w:val="24"/>
        </w:rPr>
      </w:pPr>
      <w:r w:rsidRPr="00D06CD8">
        <w:rPr>
          <w:sz w:val="28"/>
          <w:szCs w:val="24"/>
        </w:rPr>
        <w:t>Lương trừ 1 ngày nghỉ</w:t>
      </w:r>
    </w:p>
    <w:p w14:paraId="70AFED46" w14:textId="6118AA7F" w:rsidR="00A766BD" w:rsidRPr="00D06CD8" w:rsidDel="00514B58" w:rsidRDefault="00A766BD">
      <w:pPr>
        <w:pStyle w:val="ListParagraph"/>
        <w:numPr>
          <w:ilvl w:val="0"/>
          <w:numId w:val="49"/>
        </w:numPr>
        <w:spacing w:after="200" w:line="276" w:lineRule="auto"/>
        <w:rPr>
          <w:ins w:id="990" w:author="Phạm Quang Thịnh" w:date="2019-07-05T10:46:00Z"/>
          <w:del w:id="991" w:author="Git Gud" w:date="2019-12-15T14:18:00Z"/>
          <w:rFonts w:cstheme="minorHAnsi"/>
          <w:sz w:val="28"/>
        </w:rPr>
        <w:pPrChange w:id="992" w:author="Phạm Quang Thịnh" w:date="2019-07-05T10:49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993" w:author="Phạm Quang Thịnh" w:date="2019-07-05T10:46:00Z">
        <w:del w:id="994" w:author="Git Gud" w:date="2019-12-15T14:18:00Z">
          <w:r w:rsidRPr="00D06CD8" w:rsidDel="00514B58">
            <w:rPr>
              <w:rFonts w:cstheme="minorHAnsi"/>
              <w:sz w:val="28"/>
            </w:rPr>
            <w:delText>Quản lý tổng có quyền thay đổi các quy định như số lượng các đại lý, số lượng tối đa các đại lý trong quận</w:delText>
          </w:r>
        </w:del>
      </w:ins>
    </w:p>
    <w:p w14:paraId="282E9596" w14:textId="7609BBED" w:rsidR="00A766BD" w:rsidRPr="00D06CD8" w:rsidDel="00514B58" w:rsidRDefault="00A766BD">
      <w:pPr>
        <w:pStyle w:val="ListParagraph"/>
        <w:numPr>
          <w:ilvl w:val="0"/>
          <w:numId w:val="49"/>
        </w:numPr>
        <w:spacing w:after="200" w:line="276" w:lineRule="auto"/>
        <w:rPr>
          <w:ins w:id="995" w:author="Phạm Quang Thịnh" w:date="2019-07-05T10:46:00Z"/>
          <w:del w:id="996" w:author="Git Gud" w:date="2019-12-15T14:18:00Z"/>
          <w:rFonts w:cstheme="minorHAnsi"/>
          <w:sz w:val="28"/>
        </w:rPr>
        <w:pPrChange w:id="997" w:author="Phạm Quang Thịnh" w:date="2019-07-05T10:49:00Z">
          <w:pPr>
            <w:pStyle w:val="ListParagraph"/>
            <w:numPr>
              <w:numId w:val="33"/>
            </w:numPr>
            <w:spacing w:after="200" w:line="276" w:lineRule="auto"/>
            <w:ind w:hanging="360"/>
          </w:pPr>
        </w:pPrChange>
      </w:pPr>
      <w:ins w:id="998" w:author="Phạm Quang Thịnh" w:date="2019-07-05T10:46:00Z">
        <w:del w:id="999" w:author="Git Gud" w:date="2019-12-15T14:18:00Z">
          <w:r w:rsidRPr="00D06CD8" w:rsidDel="00514B58">
            <w:rPr>
              <w:rFonts w:cstheme="minorHAnsi"/>
              <w:sz w:val="28"/>
            </w:rPr>
            <w:delText>Thay đổi số lượng mặt hàng, đơn vị tính, giá bán, tiền nợ tối đa của từng đại lý</w:delText>
          </w:r>
        </w:del>
      </w:ins>
    </w:p>
    <w:p w14:paraId="66B3E5F2" w14:textId="6E7B57B9" w:rsidR="00A766BD" w:rsidRPr="00D06CD8" w:rsidDel="00514B58" w:rsidRDefault="00A766BD" w:rsidP="00A766BD">
      <w:pPr>
        <w:pStyle w:val="ListParagraph"/>
        <w:ind w:left="1170"/>
        <w:rPr>
          <w:ins w:id="1000" w:author="Phạm Quang Thịnh" w:date="2019-07-05T12:02:00Z"/>
          <w:del w:id="1001" w:author="Git Gud" w:date="2019-12-15T14:18:00Z"/>
          <w:sz w:val="28"/>
        </w:rPr>
      </w:pPr>
    </w:p>
    <w:p w14:paraId="257AA0D8" w14:textId="0CE15251" w:rsidR="008D4C50" w:rsidRPr="00D06CD8" w:rsidDel="00514B58" w:rsidRDefault="008D4C50">
      <w:pPr>
        <w:ind w:left="1170"/>
        <w:rPr>
          <w:ins w:id="1002" w:author="Hoan Ng" w:date="2017-03-20T22:11:00Z"/>
          <w:del w:id="1003" w:author="Git Gud" w:date="2019-12-15T14:18:00Z"/>
          <w:sz w:val="28"/>
        </w:rPr>
        <w:pPrChange w:id="1004" w:author="Phạm Quang Thịnh" w:date="2019-07-05T10:45:00Z">
          <w:pPr>
            <w:pStyle w:val="Heading2"/>
            <w:ind w:left="720"/>
          </w:pPr>
        </w:pPrChange>
      </w:pPr>
    </w:p>
    <w:p w14:paraId="34B13EFE" w14:textId="13083407" w:rsidR="00E61DC3" w:rsidRPr="00D06CD8" w:rsidDel="00046086" w:rsidRDefault="005F3BAC" w:rsidP="00512934">
      <w:pPr>
        <w:pStyle w:val="Heading2"/>
        <w:ind w:left="720"/>
        <w:rPr>
          <w:del w:id="1005" w:author="Hoan Ng" w:date="2017-03-20T21:39:00Z"/>
          <w:sz w:val="28"/>
        </w:rPr>
      </w:pPr>
      <w:ins w:id="1006" w:author="Hoan Ng" w:date="2017-03-20T22:11:00Z">
        <w:del w:id="1007" w:author="Phạm Quang Thịnh" w:date="2019-06-04T13:14:00Z">
          <w:r w:rsidRPr="00D06CD8" w:rsidDel="00251B50">
            <w:rPr>
              <w:sz w:val="28"/>
            </w:rPr>
            <w:delText xml:space="preserve">       </w:delText>
          </w:r>
        </w:del>
        <w:del w:id="1008" w:author="Phạm Quang Thịnh" w:date="2019-06-04T13:13:00Z">
          <w:r w:rsidRPr="00D06CD8" w:rsidDel="00251B50">
            <w:rPr>
              <w:sz w:val="28"/>
            </w:rPr>
            <w:delText xml:space="preserve"> </w:delText>
          </w:r>
        </w:del>
      </w:ins>
      <w:del w:id="1009" w:author="Hoan Ng" w:date="2017-03-20T21:39:00Z">
        <w:r w:rsidR="003715AE" w:rsidRPr="00D06CD8" w:rsidDel="00046086">
          <w:rPr>
            <w:sz w:val="28"/>
          </w:rPr>
          <w:delText>)</w:delText>
        </w:r>
      </w:del>
    </w:p>
    <w:p w14:paraId="09AEF792" w14:textId="2F2E014F" w:rsidR="00630DD8" w:rsidRPr="00D06CD8" w:rsidRDefault="00046086" w:rsidP="00C868BA">
      <w:pPr>
        <w:pStyle w:val="Heading2"/>
        <w:numPr>
          <w:ilvl w:val="1"/>
          <w:numId w:val="31"/>
        </w:numPr>
        <w:rPr>
          <w:ins w:id="1010" w:author="Phạm Quang Thịnh" w:date="2019-07-05T12:02:00Z"/>
          <w:sz w:val="28"/>
        </w:rPr>
      </w:pPr>
      <w:bookmarkStart w:id="1011" w:name="_Toc13165960"/>
      <w:ins w:id="1012" w:author="Hoan Ng" w:date="2017-03-20T21:39:00Z">
        <w:del w:id="1013" w:author="Phạm Quang Thịnh" w:date="2019-07-05T10:49:00Z">
          <w:r w:rsidRPr="00D06CD8" w:rsidDel="00C868BA">
            <w:rPr>
              <w:sz w:val="28"/>
            </w:rPr>
            <w:delText xml:space="preserve">1.3. </w:delText>
          </w:r>
        </w:del>
      </w:ins>
      <w:r w:rsidR="003715AE" w:rsidRPr="00D06CD8">
        <w:rPr>
          <w:sz w:val="28"/>
        </w:rPr>
        <w:t>Hiện trạng tin học (phần cứng, phần mềm, con người)</w:t>
      </w:r>
      <w:bookmarkEnd w:id="1011"/>
    </w:p>
    <w:p w14:paraId="04E1D006" w14:textId="14E51599" w:rsidR="008D4C50" w:rsidRPr="00D06CD8" w:rsidRDefault="00230D2D" w:rsidP="008D4C50">
      <w:pPr>
        <w:pStyle w:val="ListParagraph"/>
        <w:numPr>
          <w:ilvl w:val="0"/>
          <w:numId w:val="52"/>
        </w:numPr>
        <w:rPr>
          <w:ins w:id="1014" w:author="Phạm Quang Thịnh" w:date="2019-07-05T12:03:00Z"/>
          <w:sz w:val="24"/>
          <w:rPrChange w:id="1015" w:author="Phạm Quang Thịnh" w:date="2019-07-05T12:03:00Z">
            <w:rPr>
              <w:ins w:id="1016" w:author="Phạm Quang Thịnh" w:date="2019-07-05T12:03:00Z"/>
              <w:sz w:val="24"/>
              <w:szCs w:val="24"/>
            </w:rPr>
          </w:rPrChange>
        </w:rPr>
      </w:pPr>
      <w:r w:rsidRPr="00D06CD8">
        <w:rPr>
          <w:sz w:val="28"/>
          <w:szCs w:val="24"/>
        </w:rPr>
        <w:t>Tầng làm việc:</w:t>
      </w:r>
    </w:p>
    <w:p w14:paraId="7D6A0323" w14:textId="70B5368F" w:rsidR="008D4C50" w:rsidRPr="00D06CD8" w:rsidRDefault="008D4C50" w:rsidP="008D4C50">
      <w:pPr>
        <w:pStyle w:val="ListParagraph"/>
        <w:numPr>
          <w:ilvl w:val="1"/>
          <w:numId w:val="52"/>
        </w:numPr>
        <w:rPr>
          <w:ins w:id="1017" w:author="Phạm Quang Thịnh" w:date="2019-07-05T12:04:00Z"/>
          <w:sz w:val="24"/>
          <w:rPrChange w:id="1018" w:author="Phạm Quang Thịnh" w:date="2019-07-05T12:04:00Z">
            <w:rPr>
              <w:ins w:id="1019" w:author="Phạm Quang Thịnh" w:date="2019-07-05T12:04:00Z"/>
              <w:sz w:val="24"/>
              <w:szCs w:val="24"/>
            </w:rPr>
          </w:rPrChange>
        </w:rPr>
      </w:pPr>
      <w:ins w:id="1020" w:author="Phạm Quang Thịnh" w:date="2019-07-05T12:03:00Z">
        <w:r w:rsidRPr="00D06CD8">
          <w:rPr>
            <w:sz w:val="28"/>
            <w:szCs w:val="24"/>
          </w:rPr>
          <w:t>Máy t</w:t>
        </w:r>
      </w:ins>
      <w:ins w:id="1021" w:author="Phạm Quang Thịnh" w:date="2019-07-05T12:04:00Z">
        <w:r w:rsidRPr="00D06CD8">
          <w:rPr>
            <w:sz w:val="28"/>
            <w:szCs w:val="24"/>
          </w:rPr>
          <w:t>ính văn phòng</w:t>
        </w:r>
      </w:ins>
    </w:p>
    <w:p w14:paraId="72FB1298" w14:textId="6506964A" w:rsidR="008D4C50" w:rsidRPr="00D06CD8" w:rsidRDefault="008D4C50" w:rsidP="008D4C50">
      <w:pPr>
        <w:pStyle w:val="ListParagraph"/>
        <w:numPr>
          <w:ilvl w:val="2"/>
          <w:numId w:val="52"/>
        </w:numPr>
        <w:rPr>
          <w:ins w:id="1022" w:author="Phạm Quang Thịnh" w:date="2019-07-05T12:07:00Z"/>
          <w:sz w:val="24"/>
          <w:rPrChange w:id="1023" w:author="Phạm Quang Thịnh" w:date="2019-07-05T12:07:00Z">
            <w:rPr>
              <w:ins w:id="1024" w:author="Phạm Quang Thịnh" w:date="2019-07-05T12:07:00Z"/>
              <w:sz w:val="24"/>
              <w:szCs w:val="24"/>
            </w:rPr>
          </w:rPrChange>
        </w:rPr>
      </w:pPr>
      <w:ins w:id="1025" w:author="Phạm Quang Thịnh" w:date="2019-07-05T12:04:00Z">
        <w:r w:rsidRPr="00D06CD8">
          <w:rPr>
            <w:sz w:val="28"/>
            <w:szCs w:val="24"/>
          </w:rPr>
          <w:t>CPU:</w:t>
        </w:r>
      </w:ins>
      <w:ins w:id="1026" w:author="Phạm Quang Thịnh" w:date="2019-07-05T12:05:00Z">
        <w:r w:rsidRPr="00D06CD8">
          <w:rPr>
            <w:sz w:val="28"/>
            <w:szCs w:val="24"/>
          </w:rPr>
          <w:t xml:space="preserve"> Intel i3-</w:t>
        </w:r>
      </w:ins>
      <w:ins w:id="1027" w:author="Phạm Quang Thịnh" w:date="2019-07-05T12:07:00Z">
        <w:r w:rsidRPr="00D06CD8">
          <w:rPr>
            <w:sz w:val="28"/>
            <w:szCs w:val="24"/>
          </w:rPr>
          <w:t>3210 3.4GHz</w:t>
        </w:r>
      </w:ins>
    </w:p>
    <w:p w14:paraId="48C08580" w14:textId="65E7451D" w:rsidR="00D4119A" w:rsidRPr="00D06CD8" w:rsidRDefault="00D4119A" w:rsidP="008D4C50">
      <w:pPr>
        <w:pStyle w:val="ListParagraph"/>
        <w:numPr>
          <w:ilvl w:val="2"/>
          <w:numId w:val="52"/>
        </w:numPr>
        <w:rPr>
          <w:ins w:id="1028" w:author="Phạm Quang Thịnh" w:date="2019-07-05T12:07:00Z"/>
          <w:sz w:val="24"/>
          <w:rPrChange w:id="1029" w:author="Phạm Quang Thịnh" w:date="2019-07-05T12:07:00Z">
            <w:rPr>
              <w:ins w:id="1030" w:author="Phạm Quang Thịnh" w:date="2019-07-05T12:07:00Z"/>
              <w:sz w:val="24"/>
              <w:szCs w:val="24"/>
            </w:rPr>
          </w:rPrChange>
        </w:rPr>
      </w:pPr>
      <w:ins w:id="1031" w:author="Phạm Quang Thịnh" w:date="2019-07-05T12:08:00Z">
        <w:r w:rsidRPr="00D06CD8">
          <w:rPr>
            <w:sz w:val="28"/>
            <w:szCs w:val="24"/>
          </w:rPr>
          <w:t>Onboard graphics HD Graphics 5200</w:t>
        </w:r>
      </w:ins>
    </w:p>
    <w:p w14:paraId="7675C67B" w14:textId="70568BB0" w:rsidR="00D4119A" w:rsidRPr="00D06CD8" w:rsidRDefault="00D4119A" w:rsidP="008D4C50">
      <w:pPr>
        <w:pStyle w:val="ListParagraph"/>
        <w:numPr>
          <w:ilvl w:val="2"/>
          <w:numId w:val="52"/>
        </w:numPr>
        <w:rPr>
          <w:ins w:id="1032" w:author="Phạm Quang Thịnh" w:date="2019-07-05T12:17:00Z"/>
          <w:sz w:val="24"/>
          <w:rPrChange w:id="1033" w:author="Phạm Quang Thịnh" w:date="2019-07-05T12:17:00Z">
            <w:rPr>
              <w:ins w:id="1034" w:author="Phạm Quang Thịnh" w:date="2019-07-05T12:17:00Z"/>
              <w:sz w:val="24"/>
              <w:szCs w:val="24"/>
            </w:rPr>
          </w:rPrChange>
        </w:rPr>
      </w:pPr>
      <w:ins w:id="1035" w:author="Phạm Quang Thịnh" w:date="2019-07-05T12:07:00Z">
        <w:r w:rsidRPr="00D06CD8">
          <w:rPr>
            <w:sz w:val="28"/>
            <w:szCs w:val="24"/>
          </w:rPr>
          <w:t xml:space="preserve">Mainboard: </w:t>
        </w:r>
      </w:ins>
      <w:ins w:id="1036" w:author="Phạm Quang Thịnh" w:date="2019-07-05T12:17:00Z">
        <w:r w:rsidR="00BC3D08" w:rsidRPr="00D06CD8">
          <w:rPr>
            <w:sz w:val="28"/>
            <w:szCs w:val="24"/>
          </w:rPr>
          <w:t>Gigabye H67M-D2-D3</w:t>
        </w:r>
      </w:ins>
    </w:p>
    <w:p w14:paraId="4339C5D0" w14:textId="2B5E3CFA" w:rsidR="00BC3D08" w:rsidRPr="00D06CD8" w:rsidRDefault="00BC3D08" w:rsidP="008D4C50">
      <w:pPr>
        <w:pStyle w:val="ListParagraph"/>
        <w:numPr>
          <w:ilvl w:val="2"/>
          <w:numId w:val="52"/>
        </w:numPr>
        <w:rPr>
          <w:ins w:id="1037" w:author="Phạm Quang Thịnh" w:date="2019-07-05T12:18:00Z"/>
          <w:sz w:val="24"/>
          <w:rPrChange w:id="1038" w:author="Phạm Quang Thịnh" w:date="2019-07-05T12:18:00Z">
            <w:rPr>
              <w:ins w:id="1039" w:author="Phạm Quang Thịnh" w:date="2019-07-05T12:18:00Z"/>
              <w:sz w:val="24"/>
              <w:szCs w:val="24"/>
            </w:rPr>
          </w:rPrChange>
        </w:rPr>
      </w:pPr>
      <w:ins w:id="1040" w:author="Phạm Quang Thịnh" w:date="2019-07-05T12:17:00Z">
        <w:r w:rsidRPr="00D06CD8">
          <w:rPr>
            <w:sz w:val="28"/>
            <w:szCs w:val="24"/>
          </w:rPr>
          <w:t xml:space="preserve">RAM: </w:t>
        </w:r>
      </w:ins>
      <w:ins w:id="1041" w:author="Phạm Quang Thịnh" w:date="2019-07-05T12:18:00Z">
        <w:r w:rsidRPr="00D06CD8">
          <w:rPr>
            <w:sz w:val="28"/>
            <w:szCs w:val="24"/>
          </w:rPr>
          <w:t>Kingmax 1600 8gb DDR3</w:t>
        </w:r>
      </w:ins>
    </w:p>
    <w:p w14:paraId="595600C9" w14:textId="41355035" w:rsidR="00E674D0" w:rsidRPr="00D06CD8" w:rsidRDefault="00E674D0" w:rsidP="008D4C50">
      <w:pPr>
        <w:pStyle w:val="ListParagraph"/>
        <w:numPr>
          <w:ilvl w:val="2"/>
          <w:numId w:val="52"/>
        </w:numPr>
        <w:rPr>
          <w:ins w:id="1042" w:author="Phạm Quang Thịnh" w:date="2019-07-05T12:18:00Z"/>
          <w:sz w:val="24"/>
          <w:rPrChange w:id="1043" w:author="Phạm Quang Thịnh" w:date="2019-07-05T12:18:00Z">
            <w:rPr>
              <w:ins w:id="1044" w:author="Phạm Quang Thịnh" w:date="2019-07-05T12:18:00Z"/>
              <w:sz w:val="24"/>
              <w:szCs w:val="24"/>
            </w:rPr>
          </w:rPrChange>
        </w:rPr>
      </w:pPr>
      <w:ins w:id="1045" w:author="Phạm Quang Thịnh" w:date="2019-07-05T12:18:00Z">
        <w:r w:rsidRPr="00D06CD8">
          <w:rPr>
            <w:sz w:val="28"/>
            <w:szCs w:val="24"/>
          </w:rPr>
          <w:t>HDD: Seagate 160Gb</w:t>
        </w:r>
      </w:ins>
    </w:p>
    <w:p w14:paraId="3552C5F7" w14:textId="2CED2A24" w:rsidR="00E674D0" w:rsidRPr="00D06CD8" w:rsidRDefault="002672C8" w:rsidP="008D4C50">
      <w:pPr>
        <w:pStyle w:val="ListParagraph"/>
        <w:numPr>
          <w:ilvl w:val="2"/>
          <w:numId w:val="52"/>
        </w:numPr>
        <w:rPr>
          <w:ins w:id="1046" w:author="Phạm Quang Thịnh" w:date="2019-07-05T12:18:00Z"/>
          <w:sz w:val="24"/>
          <w:rPrChange w:id="1047" w:author="Phạm Quang Thịnh" w:date="2019-07-05T12:18:00Z">
            <w:rPr>
              <w:ins w:id="1048" w:author="Phạm Quang Thịnh" w:date="2019-07-05T12:18:00Z"/>
              <w:sz w:val="24"/>
              <w:szCs w:val="24"/>
            </w:rPr>
          </w:rPrChange>
        </w:rPr>
      </w:pPr>
      <w:ins w:id="1049" w:author="Phạm Quang Thịnh" w:date="2019-07-05T12:18:00Z">
        <w:r w:rsidRPr="00D06CD8">
          <w:rPr>
            <w:sz w:val="28"/>
            <w:szCs w:val="24"/>
          </w:rPr>
          <w:t xml:space="preserve">Windows 10 </w:t>
        </w:r>
      </w:ins>
    </w:p>
    <w:p w14:paraId="21768172" w14:textId="5059F2E1" w:rsidR="00593AAD" w:rsidRPr="00D06CD8" w:rsidRDefault="00593AAD" w:rsidP="008D4C50">
      <w:pPr>
        <w:pStyle w:val="ListParagraph"/>
        <w:numPr>
          <w:ilvl w:val="2"/>
          <w:numId w:val="52"/>
        </w:numPr>
        <w:rPr>
          <w:ins w:id="1050" w:author="Phạm Quang Thịnh" w:date="2019-07-05T12:19:00Z"/>
          <w:sz w:val="24"/>
          <w:rPrChange w:id="1051" w:author="Phạm Quang Thịnh" w:date="2019-07-05T12:19:00Z">
            <w:rPr>
              <w:ins w:id="1052" w:author="Phạm Quang Thịnh" w:date="2019-07-05T12:19:00Z"/>
              <w:sz w:val="24"/>
              <w:szCs w:val="24"/>
            </w:rPr>
          </w:rPrChange>
        </w:rPr>
      </w:pPr>
      <w:ins w:id="1053" w:author="Phạm Quang Thịnh" w:date="2019-07-05T12:19:00Z">
        <w:r w:rsidRPr="00D06CD8">
          <w:rPr>
            <w:sz w:val="28"/>
            <w:szCs w:val="24"/>
          </w:rPr>
          <w:t>PSU: Aerocool Plus 350W</w:t>
        </w:r>
      </w:ins>
    </w:p>
    <w:p w14:paraId="43364B9E" w14:textId="147BE1B0" w:rsidR="00593AAD" w:rsidRPr="00D06CD8" w:rsidRDefault="00593AAD" w:rsidP="00593AAD">
      <w:pPr>
        <w:pStyle w:val="ListParagraph"/>
        <w:numPr>
          <w:ilvl w:val="1"/>
          <w:numId w:val="52"/>
        </w:numPr>
        <w:rPr>
          <w:ins w:id="1054" w:author="Phạm Quang Thịnh" w:date="2019-07-05T12:21:00Z"/>
          <w:rFonts w:cstheme="minorHAnsi"/>
          <w:sz w:val="24"/>
          <w:rPrChange w:id="1055" w:author="Phạm Quang Thịnh" w:date="2019-07-05T12:23:00Z">
            <w:rPr>
              <w:ins w:id="1056" w:author="Phạm Quang Thịnh" w:date="2019-07-05T12:21:00Z"/>
              <w:sz w:val="24"/>
              <w:szCs w:val="24"/>
            </w:rPr>
          </w:rPrChange>
        </w:rPr>
      </w:pPr>
      <w:ins w:id="1057" w:author="Phạm Quang Thịnh" w:date="2019-07-05T12:20:00Z">
        <w:r w:rsidRPr="00D06CD8">
          <w:rPr>
            <w:rFonts w:cstheme="minorHAnsi"/>
            <w:sz w:val="28"/>
            <w:szCs w:val="24"/>
          </w:rPr>
          <w:t>S</w:t>
        </w:r>
      </w:ins>
      <w:ins w:id="1058" w:author="Phạm Quang Thịnh" w:date="2019-07-05T12:21:00Z">
        <w:r w:rsidRPr="00D06CD8">
          <w:rPr>
            <w:rFonts w:cstheme="minorHAnsi"/>
            <w:sz w:val="28"/>
            <w:szCs w:val="24"/>
          </w:rPr>
          <w:t>erver</w:t>
        </w:r>
      </w:ins>
    </w:p>
    <w:p w14:paraId="6F8DE398" w14:textId="75819DA3" w:rsidR="00593AAD" w:rsidRPr="00D06CD8" w:rsidRDefault="00593AAD" w:rsidP="00593AAD">
      <w:pPr>
        <w:pStyle w:val="ListParagraph"/>
        <w:numPr>
          <w:ilvl w:val="2"/>
          <w:numId w:val="52"/>
        </w:numPr>
        <w:rPr>
          <w:ins w:id="1059" w:author="Phạm Quang Thịnh" w:date="2019-07-05T12:22:00Z"/>
          <w:rFonts w:cstheme="minorHAnsi"/>
          <w:sz w:val="28"/>
          <w:szCs w:val="24"/>
          <w:rPrChange w:id="1060" w:author="Phạm Quang Thịnh" w:date="2019-07-05T12:23:00Z">
            <w:rPr>
              <w:ins w:id="1061" w:author="Phạm Quang Thịnh" w:date="2019-07-05T12:22:00Z"/>
              <w:rFonts w:ascii="Segoe UI" w:hAnsi="Segoe UI" w:cs="Segoe UI"/>
              <w:color w:val="191E1E"/>
              <w:sz w:val="21"/>
              <w:szCs w:val="21"/>
              <w:shd w:val="clear" w:color="auto" w:fill="FFFFFF"/>
            </w:rPr>
          </w:rPrChange>
        </w:rPr>
      </w:pPr>
      <w:ins w:id="1062" w:author="Phạm Quang Thịnh" w:date="2019-07-05T12:21:00Z">
        <w:r w:rsidRPr="00D06CD8">
          <w:rPr>
            <w:rFonts w:cstheme="minorHAnsi"/>
            <w:sz w:val="28"/>
            <w:szCs w:val="24"/>
          </w:rPr>
          <w:t>CPU:</w:t>
        </w:r>
      </w:ins>
      <w:ins w:id="1063" w:author="Phạm Quang Thịnh" w:date="2019-07-05T12:22:00Z">
        <w:r w:rsidRPr="00D06CD8">
          <w:rPr>
            <w:rFonts w:cstheme="minorHAnsi"/>
            <w:sz w:val="28"/>
            <w:szCs w:val="24"/>
          </w:rPr>
          <w:t xml:space="preserve"> </w:t>
        </w:r>
        <w:r w:rsidRPr="00D06CD8">
          <w:rPr>
            <w:rFonts w:cstheme="minorHAnsi"/>
            <w:color w:val="191E1E"/>
            <w:sz w:val="28"/>
            <w:szCs w:val="24"/>
            <w:shd w:val="clear" w:color="auto" w:fill="FFFFFF"/>
            <w:rPrChange w:id="1064" w:author="Phạm Quang Thịnh" w:date="2019-07-05T12:23:00Z">
              <w:rPr>
                <w:rFonts w:ascii="Segoe UI" w:hAnsi="Segoe UI" w:cs="Segoe UI"/>
                <w:color w:val="191E1E"/>
                <w:sz w:val="21"/>
                <w:szCs w:val="21"/>
                <w:shd w:val="clear" w:color="auto" w:fill="FFFFFF"/>
              </w:rPr>
            </w:rPrChange>
          </w:rPr>
          <w:t>Intel BX80684I78700 8th Gen Core i7-8700</w:t>
        </w:r>
      </w:ins>
    </w:p>
    <w:p w14:paraId="08897EF6" w14:textId="3023C931" w:rsidR="00593AAD" w:rsidRPr="00D06CD8" w:rsidRDefault="00593AAD" w:rsidP="00593AAD">
      <w:pPr>
        <w:pStyle w:val="ListParagraph"/>
        <w:numPr>
          <w:ilvl w:val="2"/>
          <w:numId w:val="52"/>
        </w:numPr>
        <w:rPr>
          <w:ins w:id="1065" w:author="Phạm Quang Thịnh" w:date="2019-07-05T12:22:00Z"/>
          <w:rFonts w:cstheme="minorHAnsi"/>
          <w:sz w:val="28"/>
          <w:szCs w:val="24"/>
          <w:rPrChange w:id="1066" w:author="Phạm Quang Thịnh" w:date="2019-07-05T12:23:00Z">
            <w:rPr>
              <w:ins w:id="1067" w:author="Phạm Quang Thịnh" w:date="2019-07-05T12:22:00Z"/>
              <w:rFonts w:ascii="Segoe UI" w:hAnsi="Segoe UI" w:cs="Segoe UI"/>
              <w:color w:val="191E1E"/>
              <w:sz w:val="21"/>
              <w:szCs w:val="21"/>
              <w:shd w:val="clear" w:color="auto" w:fill="FFFFFF"/>
            </w:rPr>
          </w:rPrChange>
        </w:rPr>
      </w:pPr>
      <w:ins w:id="1068" w:author="Phạm Quang Thịnh" w:date="2019-07-05T12:22:00Z">
        <w:r w:rsidRPr="00D06CD8">
          <w:rPr>
            <w:rFonts w:cstheme="minorHAnsi"/>
            <w:sz w:val="28"/>
            <w:szCs w:val="24"/>
          </w:rPr>
          <w:t>Mainboard:</w:t>
        </w:r>
        <w:r w:rsidRPr="00D06CD8">
          <w:rPr>
            <w:rFonts w:cstheme="minorHAnsi"/>
            <w:sz w:val="28"/>
            <w:szCs w:val="24"/>
            <w:rPrChange w:id="1069" w:author="Phạm Quang Thịnh" w:date="2019-07-05T12:23:00Z">
              <w:rPr/>
            </w:rPrChange>
          </w:rPr>
          <w:t xml:space="preserve"> </w:t>
        </w:r>
        <w:r w:rsidRPr="00D06CD8">
          <w:rPr>
            <w:rFonts w:cstheme="minorHAnsi"/>
            <w:color w:val="191E1E"/>
            <w:sz w:val="28"/>
            <w:szCs w:val="24"/>
            <w:shd w:val="clear" w:color="auto" w:fill="FFFFFF"/>
            <w:rPrChange w:id="1070" w:author="Phạm Quang Thịnh" w:date="2019-07-05T12:23:00Z">
              <w:rPr>
                <w:rFonts w:ascii="Segoe UI" w:hAnsi="Segoe UI" w:cs="Segoe UI"/>
                <w:color w:val="191E1E"/>
                <w:sz w:val="21"/>
                <w:szCs w:val="21"/>
                <w:shd w:val="clear" w:color="auto" w:fill="FFFFFF"/>
              </w:rPr>
            </w:rPrChange>
          </w:rPr>
          <w:t xml:space="preserve">ASUS Intel 1151 Socket Z370 Chipset Prime </w:t>
        </w:r>
        <w:proofErr w:type="gramStart"/>
        <w:r w:rsidRPr="00D06CD8">
          <w:rPr>
            <w:rFonts w:cstheme="minorHAnsi"/>
            <w:color w:val="191E1E"/>
            <w:sz w:val="28"/>
            <w:szCs w:val="24"/>
            <w:shd w:val="clear" w:color="auto" w:fill="FFFFFF"/>
            <w:rPrChange w:id="1071" w:author="Phạm Quang Thịnh" w:date="2019-07-05T12:23:00Z">
              <w:rPr>
                <w:rFonts w:ascii="Segoe UI" w:hAnsi="Segoe UI" w:cs="Segoe UI"/>
                <w:color w:val="191E1E"/>
                <w:sz w:val="21"/>
                <w:szCs w:val="21"/>
                <w:shd w:val="clear" w:color="auto" w:fill="FFFFFF"/>
              </w:rPr>
            </w:rPrChange>
          </w:rPr>
          <w:t>A</w:t>
        </w:r>
        <w:proofErr w:type="gramEnd"/>
        <w:r w:rsidRPr="00D06CD8">
          <w:rPr>
            <w:rFonts w:cstheme="minorHAnsi"/>
            <w:color w:val="191E1E"/>
            <w:sz w:val="28"/>
            <w:szCs w:val="24"/>
            <w:shd w:val="clear" w:color="auto" w:fill="FFFFFF"/>
            <w:rPrChange w:id="1072" w:author="Phạm Quang Thịnh" w:date="2019-07-05T12:23:00Z">
              <w:rPr>
                <w:rFonts w:ascii="Segoe UI" w:hAnsi="Segoe UI" w:cs="Segoe UI"/>
                <w:color w:val="191E1E"/>
                <w:sz w:val="21"/>
                <w:szCs w:val="21"/>
                <w:shd w:val="clear" w:color="auto" w:fill="FFFFFF"/>
              </w:rPr>
            </w:rPrChange>
          </w:rPr>
          <w:t xml:space="preserve"> D4 ATX Motherboard – Black</w:t>
        </w:r>
      </w:ins>
    </w:p>
    <w:p w14:paraId="63C8798F" w14:textId="3B2C6D7C" w:rsidR="00593AAD" w:rsidRPr="00D06CD8" w:rsidRDefault="00593AAD" w:rsidP="00593AAD">
      <w:pPr>
        <w:pStyle w:val="ListParagraph"/>
        <w:numPr>
          <w:ilvl w:val="2"/>
          <w:numId w:val="52"/>
        </w:numPr>
        <w:rPr>
          <w:ins w:id="1073" w:author="Phạm Quang Thịnh" w:date="2019-07-05T12:22:00Z"/>
          <w:rFonts w:cstheme="minorHAnsi"/>
          <w:sz w:val="28"/>
          <w:szCs w:val="24"/>
          <w:rPrChange w:id="1074" w:author="Phạm Quang Thịnh" w:date="2019-07-05T12:23:00Z">
            <w:rPr>
              <w:ins w:id="1075" w:author="Phạm Quang Thịnh" w:date="2019-07-05T12:22:00Z"/>
              <w:rFonts w:ascii="Segoe UI" w:hAnsi="Segoe UI" w:cs="Segoe UI"/>
              <w:color w:val="191E1E"/>
              <w:sz w:val="21"/>
              <w:szCs w:val="21"/>
              <w:shd w:val="clear" w:color="auto" w:fill="FFFFFF"/>
            </w:rPr>
          </w:rPrChange>
        </w:rPr>
      </w:pPr>
      <w:ins w:id="1076" w:author="Phạm Quang Thịnh" w:date="2019-07-05T12:22:00Z">
        <w:r w:rsidRPr="00D06CD8">
          <w:rPr>
            <w:rFonts w:cstheme="minorHAnsi"/>
            <w:color w:val="191E1E"/>
            <w:sz w:val="28"/>
            <w:szCs w:val="24"/>
            <w:shd w:val="clear" w:color="auto" w:fill="FFFFFF"/>
            <w:rPrChange w:id="1077" w:author="Phạm Quang Thịnh" w:date="2019-07-05T12:23:00Z">
              <w:rPr>
                <w:rFonts w:ascii="Segoe UI" w:hAnsi="Segoe UI" w:cs="Segoe UI"/>
                <w:color w:val="191E1E"/>
                <w:sz w:val="21"/>
                <w:szCs w:val="21"/>
                <w:shd w:val="clear" w:color="auto" w:fill="FFFFFF"/>
              </w:rPr>
            </w:rPrChange>
          </w:rPr>
          <w:t>SSD: Samsung 250 GB 860 EVO Sata III 64L V NAND </w:t>
        </w:r>
      </w:ins>
    </w:p>
    <w:p w14:paraId="3270F66E" w14:textId="1A01E50C" w:rsidR="00593AAD" w:rsidRPr="00D06CD8" w:rsidRDefault="00593AAD" w:rsidP="00593AAD">
      <w:pPr>
        <w:pStyle w:val="ListParagraph"/>
        <w:numPr>
          <w:ilvl w:val="2"/>
          <w:numId w:val="52"/>
        </w:numPr>
        <w:rPr>
          <w:ins w:id="1078" w:author="Phạm Quang Thịnh" w:date="2019-07-05T12:23:00Z"/>
          <w:rFonts w:cstheme="minorHAnsi"/>
          <w:sz w:val="28"/>
          <w:szCs w:val="24"/>
          <w:rPrChange w:id="1079" w:author="Phạm Quang Thịnh" w:date="2019-07-05T12:23:00Z">
            <w:rPr>
              <w:ins w:id="1080" w:author="Phạm Quang Thịnh" w:date="2019-07-05T12:23:00Z"/>
              <w:rFonts w:ascii="Segoe UI" w:hAnsi="Segoe UI" w:cs="Segoe UI"/>
              <w:color w:val="191E1E"/>
              <w:sz w:val="21"/>
              <w:szCs w:val="21"/>
              <w:shd w:val="clear" w:color="auto" w:fill="FFFFFF"/>
            </w:rPr>
          </w:rPrChange>
        </w:rPr>
      </w:pPr>
      <w:ins w:id="1081" w:author="Phạm Quang Thịnh" w:date="2019-07-05T12:22:00Z">
        <w:r w:rsidRPr="00D06CD8">
          <w:rPr>
            <w:rFonts w:cstheme="minorHAnsi"/>
            <w:color w:val="191E1E"/>
            <w:sz w:val="28"/>
            <w:szCs w:val="24"/>
            <w:shd w:val="clear" w:color="auto" w:fill="FFFFFF"/>
            <w:rPrChange w:id="1082" w:author="Phạm Quang Thịnh" w:date="2019-07-05T12:23:00Z">
              <w:rPr>
                <w:rFonts w:ascii="Segoe UI" w:hAnsi="Segoe UI" w:cs="Segoe UI"/>
                <w:color w:val="191E1E"/>
                <w:sz w:val="21"/>
                <w:szCs w:val="21"/>
                <w:shd w:val="clear" w:color="auto" w:fill="FFFFFF"/>
              </w:rPr>
            </w:rPrChange>
          </w:rPr>
          <w:t>RAM:</w:t>
        </w:r>
      </w:ins>
      <w:ins w:id="1083" w:author="Phạm Quang Thịnh" w:date="2019-07-05T12:23:00Z">
        <w:r w:rsidRPr="00D06CD8">
          <w:rPr>
            <w:rFonts w:cstheme="minorHAnsi"/>
            <w:color w:val="191E1E"/>
            <w:sz w:val="28"/>
            <w:szCs w:val="24"/>
            <w:shd w:val="clear" w:color="auto" w:fill="FFFFFF"/>
            <w:rPrChange w:id="1084" w:author="Phạm Quang Thịnh" w:date="2019-07-05T12:23:00Z">
              <w:rPr>
                <w:rFonts w:ascii="Segoe UI" w:hAnsi="Segoe UI" w:cs="Segoe UI"/>
                <w:color w:val="191E1E"/>
                <w:sz w:val="21"/>
                <w:szCs w:val="21"/>
                <w:shd w:val="clear" w:color="auto" w:fill="FFFFFF"/>
              </w:rPr>
            </w:rPrChange>
          </w:rPr>
          <w:t xml:space="preserve"> Corsair Vengeance LPX 8 GB (2 x 4 GB) DDR4 3000 MHz</w:t>
        </w:r>
      </w:ins>
    </w:p>
    <w:p w14:paraId="55BCAC0A" w14:textId="5BCF6B24" w:rsidR="00776E42" w:rsidRPr="00D06CD8" w:rsidRDefault="00776E42" w:rsidP="00593AAD">
      <w:pPr>
        <w:pStyle w:val="ListParagraph"/>
        <w:numPr>
          <w:ilvl w:val="2"/>
          <w:numId w:val="52"/>
        </w:numPr>
        <w:rPr>
          <w:ins w:id="1085" w:author="Phạm Quang Thịnh" w:date="2019-07-05T12:23:00Z"/>
          <w:rFonts w:cstheme="minorHAnsi"/>
          <w:sz w:val="28"/>
          <w:szCs w:val="24"/>
          <w:rPrChange w:id="1086" w:author="Phạm Quang Thịnh" w:date="2019-07-05T12:23:00Z">
            <w:rPr>
              <w:ins w:id="1087" w:author="Phạm Quang Thịnh" w:date="2019-07-05T12:23:00Z"/>
              <w:rFonts w:cstheme="minorHAnsi"/>
              <w:color w:val="191E1E"/>
              <w:sz w:val="24"/>
              <w:szCs w:val="24"/>
              <w:shd w:val="clear" w:color="auto" w:fill="FFFFFF"/>
            </w:rPr>
          </w:rPrChange>
        </w:rPr>
      </w:pPr>
      <w:ins w:id="1088" w:author="Phạm Quang Thịnh" w:date="2019-07-05T12:23:00Z">
        <w:r w:rsidRPr="00D06CD8">
          <w:rPr>
            <w:rFonts w:cstheme="minorHAnsi"/>
            <w:color w:val="191E1E"/>
            <w:sz w:val="28"/>
            <w:szCs w:val="24"/>
            <w:shd w:val="clear" w:color="auto" w:fill="FFFFFF"/>
            <w:rPrChange w:id="1089" w:author="Phạm Quang Thịnh" w:date="2019-07-05T12:23:00Z">
              <w:rPr>
                <w:rFonts w:ascii="Segoe UI" w:hAnsi="Segoe UI" w:cs="Segoe UI"/>
                <w:color w:val="191E1E"/>
                <w:sz w:val="21"/>
                <w:szCs w:val="21"/>
                <w:shd w:val="clear" w:color="auto" w:fill="FFFFFF"/>
              </w:rPr>
            </w:rPrChange>
          </w:rPr>
          <w:t>PSU: Corsair Series 750 W TX750M ATX/EPS Semi-Modular 80 PLUS Gold</w:t>
        </w:r>
      </w:ins>
    </w:p>
    <w:p w14:paraId="198C59EF" w14:textId="6C59D11F" w:rsidR="00534A3D" w:rsidRPr="00D06CD8" w:rsidRDefault="00534A3D" w:rsidP="00192FAC">
      <w:pPr>
        <w:pStyle w:val="ListParagraph"/>
        <w:numPr>
          <w:ilvl w:val="2"/>
          <w:numId w:val="52"/>
        </w:numPr>
        <w:rPr>
          <w:ins w:id="1090" w:author="Phạm Quang Thịnh" w:date="2019-07-05T12:24:00Z"/>
          <w:rFonts w:cstheme="minorHAnsi"/>
          <w:sz w:val="28"/>
          <w:szCs w:val="24"/>
        </w:rPr>
      </w:pPr>
      <w:ins w:id="1091" w:author="Phạm Quang Thịnh" w:date="2019-07-05T12:24:00Z">
        <w:r w:rsidRPr="00D06CD8">
          <w:rPr>
            <w:rFonts w:cstheme="minorHAnsi"/>
            <w:sz w:val="28"/>
            <w:szCs w:val="24"/>
          </w:rPr>
          <w:t>Windows Server 2017</w:t>
        </w:r>
      </w:ins>
    </w:p>
    <w:p w14:paraId="4CB8776A" w14:textId="00776328" w:rsidR="00192FAC" w:rsidRPr="00D06CD8" w:rsidRDefault="00192FAC" w:rsidP="00192FAC">
      <w:pPr>
        <w:pStyle w:val="ListParagraph"/>
        <w:numPr>
          <w:ilvl w:val="1"/>
          <w:numId w:val="52"/>
        </w:numPr>
        <w:rPr>
          <w:ins w:id="1092" w:author="Phạm Quang Thịnh" w:date="2019-07-05T12:26:00Z"/>
          <w:rFonts w:cstheme="minorHAnsi"/>
          <w:sz w:val="28"/>
          <w:szCs w:val="24"/>
        </w:rPr>
      </w:pPr>
      <w:ins w:id="1093" w:author="Phạm Quang Thịnh" w:date="2019-07-05T12:26:00Z">
        <w:r w:rsidRPr="00D06CD8">
          <w:rPr>
            <w:rFonts w:cstheme="minorHAnsi"/>
            <w:sz w:val="28"/>
            <w:szCs w:val="24"/>
          </w:rPr>
          <w:t>Printer: HP Laserjet Pro M104w</w:t>
        </w:r>
      </w:ins>
    </w:p>
    <w:p w14:paraId="7F23990B" w14:textId="191DB405" w:rsidR="00D35DC4" w:rsidRPr="00D06CD8" w:rsidRDefault="00D35DC4" w:rsidP="00192FAC">
      <w:pPr>
        <w:pStyle w:val="ListParagraph"/>
        <w:numPr>
          <w:ilvl w:val="1"/>
          <w:numId w:val="52"/>
        </w:numPr>
        <w:rPr>
          <w:ins w:id="1094" w:author="Phạm Quang Thịnh" w:date="2019-07-05T12:33:00Z"/>
          <w:rFonts w:cstheme="minorHAnsi"/>
          <w:sz w:val="28"/>
          <w:szCs w:val="24"/>
        </w:rPr>
      </w:pPr>
      <w:ins w:id="1095" w:author="Phạm Quang Thịnh" w:date="2019-07-05T12:27:00Z">
        <w:r w:rsidRPr="00D06CD8">
          <w:rPr>
            <w:rFonts w:cstheme="minorHAnsi"/>
            <w:sz w:val="28"/>
            <w:szCs w:val="24"/>
          </w:rPr>
          <w:t>Photocopy: Toshiba e-Studio 4540c</w:t>
        </w:r>
      </w:ins>
    </w:p>
    <w:p w14:paraId="238FEA67" w14:textId="622999E9" w:rsidR="006C0AA9" w:rsidRPr="00D06CD8" w:rsidRDefault="006C0AA9" w:rsidP="00192FAC">
      <w:pPr>
        <w:pStyle w:val="ListParagraph"/>
        <w:numPr>
          <w:ilvl w:val="1"/>
          <w:numId w:val="52"/>
        </w:numPr>
        <w:rPr>
          <w:ins w:id="1096" w:author="Phạm Quang Thịnh" w:date="2019-07-05T12:27:00Z"/>
          <w:rFonts w:cstheme="minorHAnsi"/>
          <w:sz w:val="28"/>
          <w:szCs w:val="24"/>
        </w:rPr>
      </w:pPr>
      <w:ins w:id="1097" w:author="Phạm Quang Thịnh" w:date="2019-07-05T12:34:00Z">
        <w:r w:rsidRPr="00D06CD8">
          <w:rPr>
            <w:rFonts w:cstheme="minorHAnsi"/>
            <w:sz w:val="28"/>
            <w:szCs w:val="24"/>
          </w:rPr>
          <w:t>Máy chiếu Sony VPL-DX221</w:t>
        </w:r>
      </w:ins>
    </w:p>
    <w:p w14:paraId="1FDA62F3" w14:textId="4B17E739" w:rsidR="002F3F98" w:rsidRPr="00D06CD8" w:rsidRDefault="00230D2D" w:rsidP="002F3F98">
      <w:pPr>
        <w:pStyle w:val="ListParagraph"/>
        <w:numPr>
          <w:ilvl w:val="0"/>
          <w:numId w:val="52"/>
        </w:numPr>
        <w:rPr>
          <w:ins w:id="1098" w:author="Phạm Quang Thịnh" w:date="2019-07-05T12:27:00Z"/>
          <w:rFonts w:cstheme="minorHAnsi"/>
          <w:sz w:val="28"/>
          <w:szCs w:val="24"/>
        </w:rPr>
      </w:pPr>
      <w:r w:rsidRPr="00D06CD8">
        <w:rPr>
          <w:rFonts w:cstheme="minorHAnsi"/>
          <w:sz w:val="28"/>
          <w:szCs w:val="24"/>
        </w:rPr>
        <w:t>Khu vực tính tiền, thu ngân</w:t>
      </w:r>
    </w:p>
    <w:p w14:paraId="6AA033CD" w14:textId="6C6C385F" w:rsidR="002F3F98" w:rsidRPr="00D06CD8" w:rsidRDefault="002F3F98" w:rsidP="002F3F98">
      <w:pPr>
        <w:pStyle w:val="ListParagraph"/>
        <w:numPr>
          <w:ilvl w:val="1"/>
          <w:numId w:val="52"/>
        </w:numPr>
        <w:rPr>
          <w:ins w:id="1099" w:author="Phạm Quang Thịnh" w:date="2019-07-05T12:28:00Z"/>
          <w:rFonts w:cstheme="minorHAnsi"/>
          <w:sz w:val="28"/>
          <w:szCs w:val="24"/>
        </w:rPr>
      </w:pPr>
      <w:ins w:id="1100" w:author="Phạm Quang Thịnh" w:date="2019-07-05T12:27:00Z">
        <w:r w:rsidRPr="00D06CD8">
          <w:rPr>
            <w:rFonts w:cstheme="minorHAnsi"/>
            <w:sz w:val="28"/>
            <w:szCs w:val="24"/>
          </w:rPr>
          <w:t>Máy tính</w:t>
        </w:r>
      </w:ins>
      <w:ins w:id="1101" w:author="Phạm Quang Thịnh" w:date="2019-07-05T12:28:00Z">
        <w:r w:rsidRPr="00D06CD8">
          <w:rPr>
            <w:rFonts w:cstheme="minorHAnsi"/>
            <w:sz w:val="28"/>
            <w:szCs w:val="24"/>
          </w:rPr>
          <w:t xml:space="preserve"> văn phòng cấu hình trên</w:t>
        </w:r>
      </w:ins>
    </w:p>
    <w:p w14:paraId="0EBB8FD9" w14:textId="1DD0E338" w:rsidR="002F3F98" w:rsidRPr="00D06CD8" w:rsidRDefault="00DB6666" w:rsidP="002F3F98">
      <w:pPr>
        <w:pStyle w:val="ListParagraph"/>
        <w:numPr>
          <w:ilvl w:val="1"/>
          <w:numId w:val="52"/>
        </w:numPr>
        <w:rPr>
          <w:ins w:id="1102" w:author="Phạm Quang Thịnh" w:date="2019-07-05T12:30:00Z"/>
          <w:rFonts w:cstheme="minorHAnsi"/>
          <w:sz w:val="28"/>
          <w:szCs w:val="24"/>
        </w:rPr>
      </w:pPr>
      <w:ins w:id="1103" w:author="Phạm Quang Thịnh" w:date="2019-07-05T12:30:00Z">
        <w:r w:rsidRPr="00D06CD8">
          <w:rPr>
            <w:rFonts w:cstheme="minorHAnsi"/>
            <w:sz w:val="28"/>
            <w:szCs w:val="24"/>
          </w:rPr>
          <w:t>Máy tính tiền cảm ứng Topcash Pos QT-66</w:t>
        </w:r>
      </w:ins>
    </w:p>
    <w:p w14:paraId="71A9A931" w14:textId="6F0E54DD" w:rsidR="00236E70" w:rsidRPr="00D06CD8" w:rsidRDefault="00236E70" w:rsidP="00236E70">
      <w:pPr>
        <w:pStyle w:val="ListParagraph"/>
        <w:numPr>
          <w:ilvl w:val="0"/>
          <w:numId w:val="52"/>
        </w:numPr>
        <w:rPr>
          <w:rFonts w:cstheme="minorHAnsi"/>
          <w:sz w:val="28"/>
          <w:szCs w:val="24"/>
        </w:rPr>
      </w:pPr>
      <w:ins w:id="1104" w:author="Phạm Quang Thịnh" w:date="2019-07-05T12:30:00Z">
        <w:r w:rsidRPr="00D06CD8">
          <w:rPr>
            <w:rFonts w:cstheme="minorHAnsi"/>
            <w:sz w:val="28"/>
            <w:szCs w:val="24"/>
          </w:rPr>
          <w:t>Con người:</w:t>
        </w:r>
      </w:ins>
    </w:p>
    <w:p w14:paraId="13DA965A" w14:textId="051CF59E" w:rsidR="00230D2D" w:rsidRPr="00D06CD8" w:rsidRDefault="00230D2D" w:rsidP="00230D2D">
      <w:pPr>
        <w:pStyle w:val="ListParagraph"/>
        <w:numPr>
          <w:ilvl w:val="1"/>
          <w:numId w:val="52"/>
        </w:numPr>
        <w:rPr>
          <w:ins w:id="1105" w:author="Phạm Quang Thịnh" w:date="2019-07-05T12:30:00Z"/>
          <w:rFonts w:cstheme="minorHAnsi"/>
          <w:sz w:val="28"/>
          <w:szCs w:val="24"/>
        </w:rPr>
      </w:pPr>
      <w:r w:rsidRPr="00D06CD8">
        <w:rPr>
          <w:rFonts w:cstheme="minorHAnsi"/>
          <w:sz w:val="28"/>
          <w:szCs w:val="24"/>
        </w:rPr>
        <w:t xml:space="preserve">Nhân viên văn </w:t>
      </w:r>
      <w:proofErr w:type="gramStart"/>
      <w:r w:rsidRPr="00D06CD8">
        <w:rPr>
          <w:rFonts w:cstheme="minorHAnsi"/>
          <w:sz w:val="28"/>
          <w:szCs w:val="24"/>
        </w:rPr>
        <w:t>phòng</w:t>
      </w:r>
      <w:r w:rsidR="00CE1F14" w:rsidRPr="00D06CD8">
        <w:rPr>
          <w:rFonts w:cstheme="minorHAnsi"/>
          <w:sz w:val="28"/>
          <w:szCs w:val="24"/>
        </w:rPr>
        <w:t xml:space="preserve"> </w:t>
      </w:r>
      <w:r w:rsidRPr="00D06CD8">
        <w:rPr>
          <w:rFonts w:cstheme="minorHAnsi"/>
          <w:sz w:val="28"/>
          <w:szCs w:val="24"/>
        </w:rPr>
        <w:t>:</w:t>
      </w:r>
      <w:proofErr w:type="gramEnd"/>
    </w:p>
    <w:p w14:paraId="3EB3421E" w14:textId="0D9F07BC" w:rsidR="00236E70" w:rsidRPr="00D06CD8" w:rsidRDefault="00236E70" w:rsidP="00CE1F14">
      <w:pPr>
        <w:pStyle w:val="ListParagraph"/>
        <w:numPr>
          <w:ilvl w:val="2"/>
          <w:numId w:val="52"/>
        </w:numPr>
        <w:rPr>
          <w:ins w:id="1106" w:author="Phạm Quang Thịnh" w:date="2019-07-05T12:31:00Z"/>
          <w:rFonts w:cstheme="minorHAnsi"/>
          <w:sz w:val="28"/>
          <w:szCs w:val="24"/>
        </w:rPr>
      </w:pPr>
      <w:ins w:id="1107" w:author="Phạm Quang Thịnh" w:date="2019-07-05T12:30:00Z">
        <w:r w:rsidRPr="00D06CD8">
          <w:rPr>
            <w:rFonts w:cstheme="minorHAnsi"/>
            <w:sz w:val="28"/>
            <w:szCs w:val="24"/>
          </w:rPr>
          <w:t>Yêu cầu</w:t>
        </w:r>
      </w:ins>
      <w:ins w:id="1108" w:author="Phạm Quang Thịnh" w:date="2019-07-05T12:31:00Z">
        <w:r w:rsidRPr="00D06CD8">
          <w:rPr>
            <w:rFonts w:cstheme="minorHAnsi"/>
            <w:sz w:val="28"/>
            <w:szCs w:val="24"/>
          </w:rPr>
          <w:t xml:space="preserve"> bằng B Tin học</w:t>
        </w:r>
      </w:ins>
    </w:p>
    <w:p w14:paraId="22FF7D23" w14:textId="07FECE52" w:rsidR="009D3629" w:rsidRPr="00D06CD8" w:rsidRDefault="00236E70" w:rsidP="00CE1F14">
      <w:pPr>
        <w:numPr>
          <w:ilvl w:val="2"/>
          <w:numId w:val="52"/>
        </w:numPr>
        <w:rPr>
          <w:rFonts w:cstheme="minorHAnsi"/>
          <w:sz w:val="28"/>
          <w:szCs w:val="24"/>
        </w:rPr>
      </w:pPr>
      <w:ins w:id="1109" w:author="Phạm Quang Thịnh" w:date="2019-07-05T12:31:00Z">
        <w:r w:rsidRPr="00D06CD8">
          <w:rPr>
            <w:rFonts w:cstheme="minorHAnsi"/>
            <w:sz w:val="28"/>
            <w:szCs w:val="24"/>
          </w:rPr>
          <w:t xml:space="preserve">Thành thạo sử dụng các phần mềm như Word, Excel, </w:t>
        </w:r>
        <w:proofErr w:type="gramStart"/>
        <w:r w:rsidRPr="00D06CD8">
          <w:rPr>
            <w:rFonts w:cstheme="minorHAnsi"/>
            <w:sz w:val="28"/>
            <w:szCs w:val="24"/>
          </w:rPr>
          <w:t>Powerpoint,…</w:t>
        </w:r>
      </w:ins>
      <w:proofErr w:type="gramEnd"/>
    </w:p>
    <w:p w14:paraId="553DDA3B" w14:textId="2F620CCC" w:rsidR="00CE1F14" w:rsidRPr="00D06CD8" w:rsidRDefault="002E2820" w:rsidP="002E2820">
      <w:pPr>
        <w:numPr>
          <w:ilvl w:val="1"/>
          <w:numId w:val="52"/>
        </w:numPr>
        <w:rPr>
          <w:rFonts w:cstheme="minorHAnsi"/>
          <w:sz w:val="28"/>
          <w:szCs w:val="24"/>
        </w:rPr>
      </w:pPr>
      <w:r w:rsidRPr="00D06CD8">
        <w:rPr>
          <w:rFonts w:cstheme="minorHAnsi"/>
          <w:sz w:val="28"/>
          <w:szCs w:val="24"/>
        </w:rPr>
        <w:t xml:space="preserve">Nhân viên phục </w:t>
      </w:r>
      <w:proofErr w:type="gramStart"/>
      <w:r w:rsidRPr="00D06CD8">
        <w:rPr>
          <w:rFonts w:cstheme="minorHAnsi"/>
          <w:sz w:val="28"/>
          <w:szCs w:val="24"/>
        </w:rPr>
        <w:t>vụ :</w:t>
      </w:r>
      <w:proofErr w:type="gramEnd"/>
    </w:p>
    <w:p w14:paraId="5F91A867" w14:textId="23DDF5AF" w:rsidR="002E2820" w:rsidRPr="00D06CD8" w:rsidRDefault="00DF28C6" w:rsidP="00DF28C6">
      <w:pPr>
        <w:numPr>
          <w:ilvl w:val="2"/>
          <w:numId w:val="52"/>
        </w:numPr>
        <w:rPr>
          <w:rFonts w:cstheme="minorHAnsi"/>
          <w:sz w:val="28"/>
          <w:szCs w:val="24"/>
        </w:rPr>
      </w:pPr>
      <w:r w:rsidRPr="00D06CD8">
        <w:rPr>
          <w:rFonts w:cstheme="minorHAnsi"/>
          <w:sz w:val="28"/>
          <w:szCs w:val="24"/>
        </w:rPr>
        <w:t>Sức khoẻ tốt, nói năng hoạt bát</w:t>
      </w:r>
    </w:p>
    <w:p w14:paraId="1526F865" w14:textId="56859F70" w:rsidR="00DF28C6" w:rsidRPr="00D06CD8" w:rsidRDefault="00BE5AA3" w:rsidP="00DF28C6">
      <w:pPr>
        <w:numPr>
          <w:ilvl w:val="2"/>
          <w:numId w:val="52"/>
        </w:numPr>
        <w:rPr>
          <w:ins w:id="1110" w:author="Phạm Quang Thịnh" w:date="2019-07-05T10:49:00Z"/>
          <w:rFonts w:cstheme="minorHAnsi"/>
          <w:sz w:val="28"/>
          <w:szCs w:val="24"/>
          <w:rPrChange w:id="1111" w:author="Phạm Quang Thịnh" w:date="2019-07-05T12:33:00Z">
            <w:rPr>
              <w:ins w:id="1112" w:author="Phạm Quang Thịnh" w:date="2019-07-05T10:49:00Z"/>
            </w:rPr>
          </w:rPrChange>
        </w:rPr>
      </w:pPr>
      <w:r w:rsidRPr="00D06CD8">
        <w:rPr>
          <w:rFonts w:cstheme="minorHAnsi"/>
          <w:sz w:val="28"/>
          <w:szCs w:val="24"/>
        </w:rPr>
        <w:t xml:space="preserve">Ưu tiên ngoại ngữ Anh </w:t>
      </w:r>
    </w:p>
    <w:p w14:paraId="089DEE03" w14:textId="49C31EA5" w:rsidR="00C868BA" w:rsidRPr="00D06CD8" w:rsidRDefault="00C868BA" w:rsidP="00ED3909">
      <w:pPr>
        <w:ind w:left="1170"/>
        <w:rPr>
          <w:sz w:val="24"/>
        </w:rPr>
      </w:pPr>
    </w:p>
    <w:p w14:paraId="5D7B8CE3" w14:textId="2996C037" w:rsidR="00ED3909" w:rsidRPr="00D06CD8" w:rsidRDefault="00ED3909" w:rsidP="00ED3909">
      <w:pPr>
        <w:ind w:left="1170"/>
        <w:rPr>
          <w:sz w:val="24"/>
        </w:rPr>
      </w:pPr>
    </w:p>
    <w:p w14:paraId="1758BA14" w14:textId="6C24EBE6" w:rsidR="00ED3909" w:rsidRPr="00D06CD8" w:rsidRDefault="00ED3909" w:rsidP="00602E45">
      <w:pPr>
        <w:ind w:left="1170"/>
        <w:rPr>
          <w:sz w:val="24"/>
        </w:rPr>
      </w:pPr>
    </w:p>
    <w:p w14:paraId="5F7AD8EE" w14:textId="06E0FE67" w:rsidR="00602E45" w:rsidRPr="00D06CD8" w:rsidRDefault="00602E45" w:rsidP="00602E45">
      <w:pPr>
        <w:ind w:left="1170"/>
        <w:rPr>
          <w:sz w:val="24"/>
        </w:rPr>
      </w:pPr>
    </w:p>
    <w:p w14:paraId="008C6407" w14:textId="653CDE64" w:rsidR="00602E45" w:rsidRPr="00D06CD8" w:rsidRDefault="00602E45" w:rsidP="00602E45">
      <w:pPr>
        <w:ind w:left="1170"/>
        <w:rPr>
          <w:sz w:val="24"/>
        </w:rPr>
      </w:pPr>
    </w:p>
    <w:p w14:paraId="6B2CA1D1" w14:textId="0CAC3921" w:rsidR="00602E45" w:rsidRPr="00D06CD8" w:rsidRDefault="00602E45" w:rsidP="00602E45">
      <w:pPr>
        <w:ind w:left="1170"/>
        <w:rPr>
          <w:sz w:val="24"/>
        </w:rPr>
      </w:pPr>
    </w:p>
    <w:p w14:paraId="46186567" w14:textId="40EEB587" w:rsidR="00602E45" w:rsidRPr="00D06CD8" w:rsidRDefault="00602E45" w:rsidP="00602E45">
      <w:pPr>
        <w:ind w:left="1170"/>
        <w:rPr>
          <w:sz w:val="24"/>
        </w:rPr>
      </w:pPr>
    </w:p>
    <w:p w14:paraId="20B6DEBA" w14:textId="374AF0F1" w:rsidR="00602E45" w:rsidRPr="00D06CD8" w:rsidRDefault="00602E45" w:rsidP="00602E45">
      <w:pPr>
        <w:ind w:left="1170"/>
        <w:rPr>
          <w:sz w:val="24"/>
        </w:rPr>
      </w:pPr>
    </w:p>
    <w:p w14:paraId="510A1FBF" w14:textId="312A2BDF" w:rsidR="00602E45" w:rsidRPr="00D06CD8" w:rsidRDefault="00602E45" w:rsidP="00602E45">
      <w:pPr>
        <w:ind w:left="1170"/>
        <w:rPr>
          <w:sz w:val="24"/>
        </w:rPr>
      </w:pPr>
    </w:p>
    <w:p w14:paraId="39E1E3B4" w14:textId="6FAE5E73" w:rsidR="00602E45" w:rsidRPr="00D06CD8" w:rsidRDefault="00602E45" w:rsidP="00602E45">
      <w:pPr>
        <w:ind w:left="1170"/>
        <w:rPr>
          <w:sz w:val="24"/>
        </w:rPr>
      </w:pPr>
    </w:p>
    <w:p w14:paraId="0F6A5B17" w14:textId="0487D4E4" w:rsidR="00602E45" w:rsidRPr="00D06CD8" w:rsidRDefault="00602E45" w:rsidP="00602E45">
      <w:pPr>
        <w:ind w:left="1170"/>
        <w:rPr>
          <w:sz w:val="24"/>
        </w:rPr>
      </w:pPr>
    </w:p>
    <w:p w14:paraId="69FEF39C" w14:textId="311AF5F7" w:rsidR="00602E45" w:rsidRPr="00D06CD8" w:rsidRDefault="00602E45" w:rsidP="00602E45">
      <w:pPr>
        <w:ind w:left="1170"/>
        <w:rPr>
          <w:sz w:val="24"/>
        </w:rPr>
      </w:pPr>
    </w:p>
    <w:p w14:paraId="725AC89D" w14:textId="13D6B8EA" w:rsidR="00602E45" w:rsidRPr="00D06CD8" w:rsidRDefault="00602E45" w:rsidP="00602E45">
      <w:pPr>
        <w:ind w:left="1170"/>
        <w:rPr>
          <w:sz w:val="24"/>
        </w:rPr>
      </w:pPr>
    </w:p>
    <w:p w14:paraId="2F80ACAB" w14:textId="77777777" w:rsidR="00602E45" w:rsidRPr="00D06CD8" w:rsidRDefault="00602E45">
      <w:pPr>
        <w:ind w:left="1170"/>
        <w:rPr>
          <w:sz w:val="24"/>
        </w:rPr>
        <w:pPrChange w:id="1113" w:author="Phạm Quang Thịnh" w:date="2019-07-05T10:49:00Z">
          <w:pPr>
            <w:pStyle w:val="Heading2"/>
            <w:ind w:left="720"/>
          </w:pPr>
        </w:pPrChange>
      </w:pPr>
    </w:p>
    <w:p w14:paraId="07CB93BF" w14:textId="591150C5" w:rsidR="007E56BA" w:rsidRPr="00D06CD8" w:rsidRDefault="007E56BA" w:rsidP="00512934">
      <w:pPr>
        <w:pStyle w:val="Heading1"/>
        <w:rPr>
          <w:sz w:val="36"/>
        </w:rPr>
      </w:pPr>
      <w:bookmarkStart w:id="1114" w:name="_Toc13165961"/>
      <w:r w:rsidRPr="00D06CD8">
        <w:rPr>
          <w:sz w:val="36"/>
        </w:rPr>
        <w:t>Chương 2: Phân tích</w:t>
      </w:r>
      <w:bookmarkEnd w:id="1114"/>
    </w:p>
    <w:p w14:paraId="27EFAB2E" w14:textId="477AD09B" w:rsidR="007E56BA" w:rsidRPr="00D06CD8" w:rsidRDefault="007E56BA" w:rsidP="00512934">
      <w:pPr>
        <w:pStyle w:val="Heading2"/>
        <w:numPr>
          <w:ilvl w:val="0"/>
          <w:numId w:val="10"/>
        </w:numPr>
        <w:rPr>
          <w:ins w:id="1115" w:author="Hoan Ng" w:date="2017-04-05T14:44:00Z"/>
          <w:sz w:val="28"/>
        </w:rPr>
      </w:pPr>
      <w:bookmarkStart w:id="1116" w:name="_Toc13165962"/>
      <w:r w:rsidRPr="00D06CD8">
        <w:rPr>
          <w:sz w:val="28"/>
        </w:rPr>
        <w:t>Lược đồ phân chức năng</w:t>
      </w:r>
      <w:r w:rsidR="00BC30BA" w:rsidRPr="00D06CD8">
        <w:rPr>
          <w:sz w:val="28"/>
        </w:rPr>
        <w:t xml:space="preserve"> (FDD)</w:t>
      </w:r>
      <w:bookmarkEnd w:id="1116"/>
    </w:p>
    <w:p w14:paraId="4B41F639" w14:textId="2758AE32" w:rsidR="00ED3909" w:rsidRPr="00D06CD8" w:rsidRDefault="00602E45" w:rsidP="00512934">
      <w:pPr>
        <w:pStyle w:val="Heading3"/>
        <w:numPr>
          <w:ilvl w:val="0"/>
          <w:numId w:val="11"/>
        </w:numPr>
        <w:rPr>
          <w:sz w:val="28"/>
        </w:rPr>
      </w:pPr>
      <w:r w:rsidRPr="00D06CD8">
        <w:rPr>
          <w:noProof/>
          <w:sz w:val="28"/>
        </w:rPr>
        <w:drawing>
          <wp:anchor distT="0" distB="0" distL="114300" distR="114300" simplePos="0" relativeHeight="251671552" behindDoc="0" locked="0" layoutInCell="1" allowOverlap="1" wp14:anchorId="6B6E7759" wp14:editId="17227B1A">
            <wp:simplePos x="0" y="0"/>
            <wp:positionH relativeFrom="page">
              <wp:posOffset>371475</wp:posOffset>
            </wp:positionH>
            <wp:positionV relativeFrom="paragraph">
              <wp:posOffset>302260</wp:posOffset>
            </wp:positionV>
            <wp:extent cx="7258050" cy="5105400"/>
            <wp:effectExtent l="0" t="0" r="0" b="0"/>
            <wp:wrapTopAndBottom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ins w:id="1117" w:author="Hoan Ng" w:date="2017-04-05T14:44:00Z">
        <w:r w:rsidR="0095052C" w:rsidRPr="00D06CD8">
          <w:rPr>
            <w:sz w:val="28"/>
          </w:rPr>
          <w:t>Lược đồ FDD</w:t>
        </w:r>
      </w:ins>
    </w:p>
    <w:p w14:paraId="736C17EA" w14:textId="1B4058B3" w:rsidR="00ED3909" w:rsidRPr="00D06CD8" w:rsidRDefault="00ED3909" w:rsidP="00512934">
      <w:pPr>
        <w:rPr>
          <w:sz w:val="24"/>
        </w:rPr>
      </w:pPr>
    </w:p>
    <w:p w14:paraId="330CCF66" w14:textId="0417C3D6" w:rsidR="00ED3909" w:rsidRPr="00D06CD8" w:rsidRDefault="00ED3909" w:rsidP="00512934">
      <w:pPr>
        <w:rPr>
          <w:sz w:val="24"/>
        </w:rPr>
      </w:pPr>
    </w:p>
    <w:p w14:paraId="1A2A3CD3" w14:textId="616C39C6" w:rsidR="00ED3909" w:rsidRPr="00D06CD8" w:rsidRDefault="00ED3909" w:rsidP="00512934">
      <w:pPr>
        <w:rPr>
          <w:sz w:val="24"/>
        </w:rPr>
      </w:pPr>
    </w:p>
    <w:p w14:paraId="0FF159F1" w14:textId="18EE3E89" w:rsidR="00ED3909" w:rsidRPr="00D06CD8" w:rsidRDefault="00ED3909" w:rsidP="00512934">
      <w:pPr>
        <w:rPr>
          <w:sz w:val="24"/>
        </w:rPr>
      </w:pPr>
    </w:p>
    <w:p w14:paraId="57063510" w14:textId="00A49B82" w:rsidR="00ED3909" w:rsidRPr="00D06CD8" w:rsidRDefault="00ED3909" w:rsidP="00512934">
      <w:pPr>
        <w:rPr>
          <w:sz w:val="24"/>
        </w:rPr>
      </w:pPr>
    </w:p>
    <w:p w14:paraId="2B688609" w14:textId="36C46867" w:rsidR="00ED3909" w:rsidRPr="00D06CD8" w:rsidRDefault="00ED3909" w:rsidP="00512934">
      <w:pPr>
        <w:rPr>
          <w:sz w:val="24"/>
        </w:rPr>
      </w:pPr>
    </w:p>
    <w:p w14:paraId="27E61A07" w14:textId="77777777" w:rsidR="00602E45" w:rsidRPr="00D06CD8" w:rsidRDefault="00602E45" w:rsidP="00512934">
      <w:pPr>
        <w:rPr>
          <w:ins w:id="1118" w:author="Hoan Ng" w:date="2017-04-05T14:44:00Z"/>
          <w:sz w:val="24"/>
        </w:rPr>
      </w:pPr>
    </w:p>
    <w:p w14:paraId="2973898A" w14:textId="6EDE77E6" w:rsidR="0095052C" w:rsidRPr="00D06CD8" w:rsidRDefault="0095052C" w:rsidP="007C35E3">
      <w:pPr>
        <w:pStyle w:val="Heading3"/>
        <w:numPr>
          <w:ilvl w:val="0"/>
          <w:numId w:val="11"/>
        </w:numPr>
        <w:rPr>
          <w:sz w:val="28"/>
          <w:szCs w:val="26"/>
        </w:rPr>
      </w:pPr>
      <w:ins w:id="1119" w:author="Hoan Ng" w:date="2017-04-05T14:44:00Z">
        <w:r w:rsidRPr="00D06CD8">
          <w:rPr>
            <w:sz w:val="28"/>
            <w:szCs w:val="26"/>
          </w:rPr>
          <w:t>Bảng giải thích/mô tả các chức năng</w:t>
        </w:r>
      </w:ins>
    </w:p>
    <w:p w14:paraId="67AAB5E7" w14:textId="3ABC18A1" w:rsidR="00FA2DF8" w:rsidRPr="00D06CD8" w:rsidRDefault="00FA2DF8" w:rsidP="00FA2DF8">
      <w:pPr>
        <w:pStyle w:val="ListParagraph"/>
        <w:numPr>
          <w:ilvl w:val="0"/>
          <w:numId w:val="83"/>
        </w:numPr>
        <w:rPr>
          <w:b/>
          <w:bCs/>
          <w:sz w:val="28"/>
          <w:szCs w:val="24"/>
        </w:rPr>
      </w:pPr>
      <w:r w:rsidRPr="00D06CD8">
        <w:rPr>
          <w:b/>
          <w:bCs/>
          <w:sz w:val="28"/>
          <w:szCs w:val="24"/>
        </w:rPr>
        <w:t>Nhân sự</w:t>
      </w:r>
    </w:p>
    <w:p w14:paraId="5D09B194" w14:textId="45D70DD0" w:rsidR="00FA2DF8" w:rsidRPr="00D06CD8" w:rsidRDefault="00FA2DF8" w:rsidP="00FA2DF8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>Quản lý nhân viên: thêm, sửa, xoá thông tin nhân viên</w:t>
      </w:r>
    </w:p>
    <w:p w14:paraId="6639C0F2" w14:textId="6444FAF0" w:rsidR="00FA2DF8" w:rsidRPr="00D06CD8" w:rsidRDefault="00FA2DF8" w:rsidP="00FA2DF8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>Thiết lập tài khoản: thêm, sửa, xoá tài khoản cung cấp cho nhân viên</w:t>
      </w:r>
    </w:p>
    <w:p w14:paraId="455BBC0D" w14:textId="21ADD73A" w:rsidR="00FA2DF8" w:rsidRPr="00D06CD8" w:rsidRDefault="00FA2DF8" w:rsidP="00FA2DF8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>Chấm công: nhân viên dùng để điểm danh hằng ngày</w:t>
      </w:r>
    </w:p>
    <w:p w14:paraId="25269D98" w14:textId="32DB9807" w:rsidR="00FA2DF8" w:rsidRPr="00D06CD8" w:rsidRDefault="00FA2DF8" w:rsidP="00FA2DF8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>Tra cứu lương tháng: xem lương tháng của nhân viên</w:t>
      </w:r>
    </w:p>
    <w:p w14:paraId="2D64243A" w14:textId="071D3009" w:rsidR="00FA2DF8" w:rsidRPr="00D06CD8" w:rsidRDefault="0050122A" w:rsidP="00FA2DF8">
      <w:pPr>
        <w:pStyle w:val="ListParagraph"/>
        <w:numPr>
          <w:ilvl w:val="0"/>
          <w:numId w:val="83"/>
        </w:numPr>
        <w:rPr>
          <w:b/>
          <w:bCs/>
          <w:sz w:val="28"/>
          <w:szCs w:val="24"/>
        </w:rPr>
      </w:pPr>
      <w:r w:rsidRPr="00D06CD8">
        <w:rPr>
          <w:b/>
          <w:bCs/>
          <w:sz w:val="28"/>
          <w:szCs w:val="24"/>
        </w:rPr>
        <w:t xml:space="preserve">Chế biến: </w:t>
      </w:r>
    </w:p>
    <w:p w14:paraId="05C87B7A" w14:textId="7A8C3095" w:rsidR="0050122A" w:rsidRPr="00D06CD8" w:rsidRDefault="0050122A" w:rsidP="0050122A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>Quản lý kho nguyên liệu: tra cứu số nguyên liệu trong kho, hạn sử dụng, số lượng tồn kho</w:t>
      </w:r>
    </w:p>
    <w:p w14:paraId="6F30C65A" w14:textId="62AA3CE6" w:rsidR="0050122A" w:rsidRPr="00D06CD8" w:rsidRDefault="0050122A" w:rsidP="0050122A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 xml:space="preserve">Quản lý thực đơn: </w:t>
      </w:r>
      <w:r w:rsidR="00FC5061" w:rsidRPr="00D06CD8">
        <w:rPr>
          <w:sz w:val="28"/>
          <w:szCs w:val="24"/>
        </w:rPr>
        <w:t>thêm, sửa, xoá các món ăn trong thực đơn</w:t>
      </w:r>
    </w:p>
    <w:p w14:paraId="37EF27CF" w14:textId="45E2B684" w:rsidR="00FC5061" w:rsidRPr="00D06CD8" w:rsidRDefault="00FC5061" w:rsidP="00FC5061">
      <w:pPr>
        <w:pStyle w:val="ListParagraph"/>
        <w:numPr>
          <w:ilvl w:val="0"/>
          <w:numId w:val="83"/>
        </w:numPr>
        <w:rPr>
          <w:b/>
          <w:bCs/>
          <w:sz w:val="28"/>
          <w:szCs w:val="24"/>
        </w:rPr>
      </w:pPr>
      <w:r w:rsidRPr="00D06CD8">
        <w:rPr>
          <w:b/>
          <w:bCs/>
          <w:sz w:val="28"/>
          <w:szCs w:val="24"/>
        </w:rPr>
        <w:t>Giao dịch:</w:t>
      </w:r>
    </w:p>
    <w:p w14:paraId="2580CC75" w14:textId="66A92F80" w:rsidR="00FC5061" w:rsidRPr="00D06CD8" w:rsidRDefault="00FC5061" w:rsidP="00FC5061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 xml:space="preserve">Đặt bàn: </w:t>
      </w:r>
      <w:r w:rsidR="00FC75FB" w:rsidRPr="00D06CD8">
        <w:rPr>
          <w:sz w:val="28"/>
          <w:szCs w:val="24"/>
        </w:rPr>
        <w:t>cập nhật những bàn mà khách đang dùng, kèm những món ăn của khách</w:t>
      </w:r>
    </w:p>
    <w:p w14:paraId="03902E86" w14:textId="0EA9AEC5" w:rsidR="00FC75FB" w:rsidRPr="00D06CD8" w:rsidRDefault="00FC75FB" w:rsidP="00FC5061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 xml:space="preserve">Quản lý hoá đơn: </w:t>
      </w:r>
      <w:r w:rsidR="00E833A2" w:rsidRPr="00D06CD8">
        <w:rPr>
          <w:sz w:val="28"/>
          <w:szCs w:val="24"/>
        </w:rPr>
        <w:t>tra cứu các hoá đơn đã lập, và cập nhật các hoá đơn chưa được thanh toán</w:t>
      </w:r>
    </w:p>
    <w:p w14:paraId="1EA26C1F" w14:textId="458A9F3D" w:rsidR="00E833A2" w:rsidRPr="00D06CD8" w:rsidRDefault="00E833A2" w:rsidP="00E833A2">
      <w:pPr>
        <w:pStyle w:val="ListParagraph"/>
        <w:numPr>
          <w:ilvl w:val="0"/>
          <w:numId w:val="83"/>
        </w:numPr>
        <w:rPr>
          <w:b/>
          <w:bCs/>
          <w:sz w:val="28"/>
          <w:szCs w:val="24"/>
        </w:rPr>
      </w:pPr>
      <w:r w:rsidRPr="00D06CD8">
        <w:rPr>
          <w:b/>
          <w:bCs/>
          <w:sz w:val="28"/>
          <w:szCs w:val="24"/>
        </w:rPr>
        <w:t xml:space="preserve">Lập báo cáo: </w:t>
      </w:r>
      <w:r w:rsidRPr="00D06CD8">
        <w:rPr>
          <w:sz w:val="28"/>
          <w:szCs w:val="24"/>
        </w:rPr>
        <w:t>lập báo cáo tháng</w:t>
      </w:r>
    </w:p>
    <w:p w14:paraId="720BD3BB" w14:textId="343B2281" w:rsidR="00E833A2" w:rsidRPr="00D06CD8" w:rsidRDefault="00E833A2" w:rsidP="00E833A2">
      <w:pPr>
        <w:pStyle w:val="ListParagraph"/>
        <w:numPr>
          <w:ilvl w:val="0"/>
          <w:numId w:val="83"/>
        </w:numPr>
        <w:rPr>
          <w:b/>
          <w:bCs/>
          <w:sz w:val="28"/>
          <w:szCs w:val="24"/>
        </w:rPr>
      </w:pPr>
      <w:r w:rsidRPr="00D06CD8">
        <w:rPr>
          <w:b/>
          <w:bCs/>
          <w:sz w:val="28"/>
          <w:szCs w:val="24"/>
        </w:rPr>
        <w:t>Thay đổi quy định:</w:t>
      </w:r>
    </w:p>
    <w:p w14:paraId="67CE6B7A" w14:textId="77777777" w:rsidR="00E833A2" w:rsidRPr="00D06CD8" w:rsidRDefault="00E833A2" w:rsidP="00E833A2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>Số tiền tối đa để được giảm giá</w:t>
      </w:r>
    </w:p>
    <w:p w14:paraId="74FE196F" w14:textId="77777777" w:rsidR="00E833A2" w:rsidRPr="00D06CD8" w:rsidRDefault="00E833A2" w:rsidP="00E833A2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>Số tiền giảm giá</w:t>
      </w:r>
    </w:p>
    <w:p w14:paraId="5322A9AA" w14:textId="77777777" w:rsidR="00E833A2" w:rsidRPr="00D06CD8" w:rsidRDefault="00E833A2" w:rsidP="00E833A2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>Phần trăm tiền lời theo giá món ăn</w:t>
      </w:r>
    </w:p>
    <w:p w14:paraId="73D3BFCA" w14:textId="77777777" w:rsidR="00E833A2" w:rsidRPr="00D06CD8" w:rsidRDefault="00E833A2" w:rsidP="00E833A2">
      <w:pPr>
        <w:pStyle w:val="ListParagraph"/>
        <w:numPr>
          <w:ilvl w:val="1"/>
          <w:numId w:val="83"/>
        </w:numPr>
        <w:rPr>
          <w:sz w:val="28"/>
          <w:szCs w:val="24"/>
        </w:rPr>
      </w:pPr>
      <w:r w:rsidRPr="00D06CD8">
        <w:rPr>
          <w:sz w:val="28"/>
          <w:szCs w:val="24"/>
        </w:rPr>
        <w:t>Số buổi đi làm trong 1 tuần</w:t>
      </w:r>
    </w:p>
    <w:p w14:paraId="5BA76B8E" w14:textId="59B26477" w:rsidR="00E833A2" w:rsidRPr="00D06CD8" w:rsidRDefault="00E833A2" w:rsidP="00E833A2">
      <w:pPr>
        <w:pStyle w:val="ListParagraph"/>
        <w:numPr>
          <w:ilvl w:val="1"/>
          <w:numId w:val="83"/>
        </w:numPr>
        <w:rPr>
          <w:ins w:id="1120" w:author="Phạm Quang Thịnh" w:date="2019-06-04T13:22:00Z"/>
          <w:sz w:val="28"/>
          <w:szCs w:val="24"/>
        </w:rPr>
      </w:pPr>
      <w:r w:rsidRPr="00D06CD8">
        <w:rPr>
          <w:sz w:val="28"/>
          <w:szCs w:val="24"/>
        </w:rPr>
        <w:t>Lương trừ 1 ngày nghỉ</w:t>
      </w:r>
    </w:p>
    <w:p w14:paraId="23A5C970" w14:textId="77777777" w:rsidR="001E4524" w:rsidRPr="00D06CD8" w:rsidRDefault="007E56BA" w:rsidP="001E4524">
      <w:pPr>
        <w:pStyle w:val="Heading2"/>
        <w:numPr>
          <w:ilvl w:val="0"/>
          <w:numId w:val="10"/>
        </w:numPr>
        <w:rPr>
          <w:sz w:val="32"/>
        </w:rPr>
      </w:pPr>
      <w:bookmarkStart w:id="1121" w:name="_Toc13165963"/>
      <w:r w:rsidRPr="00D06CD8">
        <w:rPr>
          <w:sz w:val="28"/>
        </w:rPr>
        <w:t>Đặc tả và Mô hình hóa nghiệp vụ</w:t>
      </w:r>
      <w:r w:rsidR="00BC30BA" w:rsidRPr="00D06CD8">
        <w:rPr>
          <w:sz w:val="28"/>
        </w:rPr>
        <w:t xml:space="preserve"> (DFD Model)</w:t>
      </w:r>
      <w:bookmarkEnd w:id="1121"/>
    </w:p>
    <w:p w14:paraId="0FFF68B7" w14:textId="793FB193" w:rsidR="00062F19" w:rsidRPr="00D06CD8" w:rsidRDefault="00D2494D" w:rsidP="00970E1C">
      <w:pPr>
        <w:pStyle w:val="Heading3"/>
        <w:numPr>
          <w:ilvl w:val="0"/>
          <w:numId w:val="86"/>
        </w:numPr>
        <w:rPr>
          <w:sz w:val="28"/>
        </w:rPr>
      </w:pPr>
      <w:r w:rsidRPr="00D06CD8">
        <w:rPr>
          <w:sz w:val="28"/>
        </w:rPr>
        <w:t>Nhân sự</w:t>
      </w:r>
    </w:p>
    <w:p w14:paraId="1B8C4F10" w14:textId="3E305847" w:rsidR="00970E1C" w:rsidRPr="00D06CD8" w:rsidRDefault="0090306F" w:rsidP="0090306F">
      <w:pPr>
        <w:pStyle w:val="Heading4"/>
        <w:numPr>
          <w:ilvl w:val="0"/>
          <w:numId w:val="88"/>
        </w:numPr>
        <w:rPr>
          <w:sz w:val="24"/>
        </w:rPr>
      </w:pPr>
      <w:r w:rsidRPr="00D06CD8">
        <w:rPr>
          <w:sz w:val="24"/>
        </w:rPr>
        <w:t>Thiết lập tài khoản</w:t>
      </w:r>
    </w:p>
    <w:p w14:paraId="5FB78391" w14:textId="5B6C7C9E" w:rsidR="0090306F" w:rsidRPr="00D06CD8" w:rsidRDefault="00940C19" w:rsidP="00BA3DDF">
      <w:pPr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40A10349" wp14:editId="7DC82248">
            <wp:extent cx="4533900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9EB3" w14:textId="3D35CFD4" w:rsidR="00BA3DDF" w:rsidRPr="00D06CD8" w:rsidRDefault="00BA3DDF" w:rsidP="009053AC">
      <w:pPr>
        <w:ind w:left="720"/>
        <w:rPr>
          <w:b/>
          <w:sz w:val="32"/>
        </w:rPr>
      </w:pPr>
      <w:r w:rsidRPr="00D06CD8">
        <w:rPr>
          <w:b/>
          <w:sz w:val="32"/>
        </w:rPr>
        <w:t>Thuật toán:</w:t>
      </w:r>
    </w:p>
    <w:p w14:paraId="5472C6D7" w14:textId="283ACE93" w:rsidR="00336465" w:rsidRPr="00D06CD8" w:rsidRDefault="00D1700A" w:rsidP="009053AC">
      <w:pPr>
        <w:pStyle w:val="ListParagraph"/>
        <w:numPr>
          <w:ilvl w:val="0"/>
          <w:numId w:val="92"/>
        </w:numPr>
        <w:ind w:left="1440"/>
        <w:rPr>
          <w:sz w:val="28"/>
        </w:rPr>
      </w:pPr>
      <w:r w:rsidRPr="00D06CD8">
        <w:rPr>
          <w:sz w:val="28"/>
        </w:rPr>
        <w:t>Kết nối CSDL</w:t>
      </w:r>
    </w:p>
    <w:p w14:paraId="73139931" w14:textId="006C8B03" w:rsidR="00D1700A" w:rsidRPr="00D06CD8" w:rsidRDefault="00D1700A" w:rsidP="009053AC">
      <w:pPr>
        <w:pStyle w:val="ListParagraph"/>
        <w:numPr>
          <w:ilvl w:val="0"/>
          <w:numId w:val="92"/>
        </w:numPr>
        <w:ind w:left="1440"/>
        <w:rPr>
          <w:sz w:val="28"/>
        </w:rPr>
      </w:pPr>
      <w:r w:rsidRPr="00D06CD8">
        <w:rPr>
          <w:sz w:val="28"/>
        </w:rPr>
        <w:t>Đọc D5 từ CSDL</w:t>
      </w:r>
    </w:p>
    <w:p w14:paraId="5F1DA377" w14:textId="12FAB225" w:rsidR="00D1700A" w:rsidRPr="00D06CD8" w:rsidRDefault="00C924C7" w:rsidP="009053AC">
      <w:pPr>
        <w:pStyle w:val="ListParagraph"/>
        <w:numPr>
          <w:ilvl w:val="0"/>
          <w:numId w:val="92"/>
        </w:numPr>
        <w:ind w:left="1440"/>
        <w:rPr>
          <w:sz w:val="28"/>
        </w:rPr>
      </w:pPr>
      <w:r w:rsidRPr="00D06CD8">
        <w:rPr>
          <w:sz w:val="28"/>
        </w:rPr>
        <w:t>Tiếp nhận D1 từ người dùng</w:t>
      </w:r>
    </w:p>
    <w:p w14:paraId="3690FBE0" w14:textId="3D41C953" w:rsidR="00C86655" w:rsidRPr="00D06CD8" w:rsidRDefault="00EC38F6" w:rsidP="009053AC">
      <w:pPr>
        <w:pStyle w:val="ListParagraph"/>
        <w:numPr>
          <w:ilvl w:val="0"/>
          <w:numId w:val="92"/>
        </w:numPr>
        <w:ind w:left="1440"/>
        <w:rPr>
          <w:sz w:val="28"/>
        </w:rPr>
      </w:pPr>
      <w:r w:rsidRPr="00D06CD8">
        <w:rPr>
          <w:sz w:val="28"/>
        </w:rPr>
        <w:t xml:space="preserve">Nếu username đã có trong danh sách, thông báo trùng, </w:t>
      </w:r>
      <w:r w:rsidR="000858FF" w:rsidRPr="00D06CD8">
        <w:rPr>
          <w:sz w:val="28"/>
        </w:rPr>
        <w:t>qua bước 7</w:t>
      </w:r>
    </w:p>
    <w:p w14:paraId="568A792D" w14:textId="27E1BE22" w:rsidR="00A46AA3" w:rsidRPr="00D06CD8" w:rsidRDefault="00AF4530" w:rsidP="009053AC">
      <w:pPr>
        <w:pStyle w:val="ListParagraph"/>
        <w:numPr>
          <w:ilvl w:val="0"/>
          <w:numId w:val="92"/>
        </w:numPr>
        <w:ind w:left="1440"/>
        <w:rPr>
          <w:sz w:val="28"/>
        </w:rPr>
      </w:pPr>
      <w:r w:rsidRPr="00D06CD8">
        <w:rPr>
          <w:sz w:val="28"/>
        </w:rPr>
        <w:t>Lưu D4 xuống CSDL</w:t>
      </w:r>
    </w:p>
    <w:p w14:paraId="1A47F1D3" w14:textId="28F77A68" w:rsidR="009053AC" w:rsidRPr="00D06CD8" w:rsidRDefault="009053AC" w:rsidP="009053AC">
      <w:pPr>
        <w:pStyle w:val="ListParagraph"/>
        <w:numPr>
          <w:ilvl w:val="0"/>
          <w:numId w:val="92"/>
        </w:numPr>
        <w:ind w:left="1440"/>
        <w:rPr>
          <w:sz w:val="28"/>
        </w:rPr>
      </w:pPr>
      <w:r w:rsidRPr="00D06CD8">
        <w:rPr>
          <w:sz w:val="28"/>
        </w:rPr>
        <w:t>Cập nhật CSDL, đưa lên D2 lên giao diện</w:t>
      </w:r>
    </w:p>
    <w:p w14:paraId="391F9F9B" w14:textId="2B5F05BC" w:rsidR="009053AC" w:rsidRPr="00D06CD8" w:rsidRDefault="009053AC" w:rsidP="009053AC">
      <w:pPr>
        <w:pStyle w:val="ListParagraph"/>
        <w:numPr>
          <w:ilvl w:val="0"/>
          <w:numId w:val="92"/>
        </w:numPr>
        <w:ind w:left="1440"/>
        <w:rPr>
          <w:sz w:val="28"/>
        </w:rPr>
      </w:pPr>
      <w:r w:rsidRPr="00D06CD8">
        <w:rPr>
          <w:sz w:val="28"/>
        </w:rPr>
        <w:t>Đóng CSDL</w:t>
      </w:r>
    </w:p>
    <w:p w14:paraId="776BBF15" w14:textId="50041A26" w:rsidR="009053AC" w:rsidRPr="00D06CD8" w:rsidRDefault="009053AC" w:rsidP="009053AC">
      <w:pPr>
        <w:pStyle w:val="ListParagraph"/>
        <w:numPr>
          <w:ilvl w:val="0"/>
          <w:numId w:val="92"/>
        </w:numPr>
        <w:ind w:left="1440"/>
        <w:rPr>
          <w:sz w:val="28"/>
        </w:rPr>
      </w:pPr>
      <w:r w:rsidRPr="00D06CD8">
        <w:rPr>
          <w:sz w:val="28"/>
        </w:rPr>
        <w:t>Kết thúc</w:t>
      </w:r>
    </w:p>
    <w:p w14:paraId="0CA00B63" w14:textId="10C3B603" w:rsidR="00BA3DDF" w:rsidRPr="00D06CD8" w:rsidRDefault="00BA3DDF" w:rsidP="00BA3DDF">
      <w:pPr>
        <w:pStyle w:val="ListParagraph"/>
        <w:ind w:left="1440"/>
        <w:rPr>
          <w:sz w:val="24"/>
        </w:rPr>
      </w:pPr>
    </w:p>
    <w:p w14:paraId="184479C3" w14:textId="77777777" w:rsidR="00940C19" w:rsidRPr="00D06CD8" w:rsidRDefault="00940C19" w:rsidP="0090306F">
      <w:pPr>
        <w:rPr>
          <w:sz w:val="24"/>
        </w:rPr>
      </w:pPr>
    </w:p>
    <w:p w14:paraId="1953D02B" w14:textId="1E3F4179" w:rsidR="0090306F" w:rsidRPr="00D06CD8" w:rsidRDefault="0090306F" w:rsidP="0090306F">
      <w:pPr>
        <w:pStyle w:val="Heading4"/>
        <w:numPr>
          <w:ilvl w:val="0"/>
          <w:numId w:val="88"/>
        </w:numPr>
        <w:rPr>
          <w:sz w:val="24"/>
        </w:rPr>
      </w:pPr>
      <w:r w:rsidRPr="00D06CD8">
        <w:rPr>
          <w:sz w:val="24"/>
        </w:rPr>
        <w:t>Quản lý thông tin nhân viên</w:t>
      </w:r>
    </w:p>
    <w:p w14:paraId="7BBF72BB" w14:textId="1BE67789" w:rsidR="0090306F" w:rsidRPr="00D06CD8" w:rsidRDefault="002364BC" w:rsidP="002364BC">
      <w:pPr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092E961E" wp14:editId="7C2167D5">
            <wp:extent cx="4362450" cy="352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8959" w14:textId="01A864F7" w:rsidR="002364BC" w:rsidRPr="00D06CD8" w:rsidRDefault="002364BC" w:rsidP="002015E4">
      <w:pPr>
        <w:ind w:left="720"/>
        <w:rPr>
          <w:sz w:val="28"/>
          <w:szCs w:val="24"/>
        </w:rPr>
      </w:pPr>
      <w:r w:rsidRPr="00D06CD8">
        <w:rPr>
          <w:sz w:val="28"/>
          <w:szCs w:val="24"/>
        </w:rPr>
        <w:t>Thuật toán:</w:t>
      </w:r>
    </w:p>
    <w:p w14:paraId="343612B4" w14:textId="791C3013" w:rsidR="002364BC" w:rsidRPr="00D06CD8" w:rsidRDefault="002364BC" w:rsidP="002015E4">
      <w:pPr>
        <w:pStyle w:val="ListParagraph"/>
        <w:numPr>
          <w:ilvl w:val="0"/>
          <w:numId w:val="93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Mở kết nối CSDL</w:t>
      </w:r>
    </w:p>
    <w:p w14:paraId="496D2F7B" w14:textId="4D9FD835" w:rsidR="00DE5390" w:rsidRPr="00D06CD8" w:rsidRDefault="000858FF" w:rsidP="002015E4">
      <w:pPr>
        <w:pStyle w:val="ListParagraph"/>
        <w:numPr>
          <w:ilvl w:val="0"/>
          <w:numId w:val="93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Đọc D5 từ CSDL</w:t>
      </w:r>
    </w:p>
    <w:p w14:paraId="08365741" w14:textId="1DED6CB3" w:rsidR="000858FF" w:rsidRPr="00D06CD8" w:rsidRDefault="000858FF" w:rsidP="002015E4">
      <w:pPr>
        <w:pStyle w:val="ListParagraph"/>
        <w:numPr>
          <w:ilvl w:val="0"/>
          <w:numId w:val="93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 xml:space="preserve">Nhập thông tin của nhân viên muốn </w:t>
      </w:r>
      <w:proofErr w:type="gramStart"/>
      <w:r w:rsidRPr="00D06CD8">
        <w:rPr>
          <w:sz w:val="28"/>
          <w:szCs w:val="24"/>
        </w:rPr>
        <w:t>thêm(</w:t>
      </w:r>
      <w:proofErr w:type="gramEnd"/>
      <w:r w:rsidRPr="00D06CD8">
        <w:rPr>
          <w:sz w:val="28"/>
          <w:szCs w:val="24"/>
        </w:rPr>
        <w:t>mã, họ tên, ngày sinh, chức vụ,..)</w:t>
      </w:r>
    </w:p>
    <w:p w14:paraId="386FC13B" w14:textId="1ACCBAD7" w:rsidR="000858FF" w:rsidRPr="00D06CD8" w:rsidRDefault="000858FF" w:rsidP="002015E4">
      <w:pPr>
        <w:pStyle w:val="ListParagraph"/>
        <w:numPr>
          <w:ilvl w:val="0"/>
          <w:numId w:val="93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Kiểm tra mã nhân viên</w:t>
      </w:r>
    </w:p>
    <w:p w14:paraId="3B288706" w14:textId="07657A86" w:rsidR="000858FF" w:rsidRPr="00D06CD8" w:rsidRDefault="000858FF" w:rsidP="002015E4">
      <w:pPr>
        <w:pStyle w:val="ListParagraph"/>
        <w:numPr>
          <w:ilvl w:val="0"/>
          <w:numId w:val="93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Nếu trùng, qua bước 8</w:t>
      </w:r>
    </w:p>
    <w:p w14:paraId="2CB47835" w14:textId="6B84D777" w:rsidR="000858FF" w:rsidRPr="00D06CD8" w:rsidRDefault="000858FF" w:rsidP="002015E4">
      <w:pPr>
        <w:pStyle w:val="ListParagraph"/>
        <w:numPr>
          <w:ilvl w:val="0"/>
          <w:numId w:val="93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Lưu D4 xuống CSDL</w:t>
      </w:r>
    </w:p>
    <w:p w14:paraId="624AEF75" w14:textId="57296FCC" w:rsidR="000858FF" w:rsidRPr="00D06CD8" w:rsidRDefault="000858FF" w:rsidP="002015E4">
      <w:pPr>
        <w:pStyle w:val="ListParagraph"/>
        <w:numPr>
          <w:ilvl w:val="0"/>
          <w:numId w:val="93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Cập nhật CSDL, đưa lên D2 hiển thị cho người dùng</w:t>
      </w:r>
    </w:p>
    <w:p w14:paraId="6BB2C5C4" w14:textId="5F837764" w:rsidR="000858FF" w:rsidRPr="00D06CD8" w:rsidRDefault="000858FF" w:rsidP="002015E4">
      <w:pPr>
        <w:pStyle w:val="ListParagraph"/>
        <w:numPr>
          <w:ilvl w:val="0"/>
          <w:numId w:val="93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Đóng CSDL</w:t>
      </w:r>
    </w:p>
    <w:p w14:paraId="51881A75" w14:textId="45BE759A" w:rsidR="000858FF" w:rsidRPr="00D06CD8" w:rsidRDefault="000858FF" w:rsidP="002015E4">
      <w:pPr>
        <w:pStyle w:val="ListParagraph"/>
        <w:numPr>
          <w:ilvl w:val="0"/>
          <w:numId w:val="93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Kết thúc</w:t>
      </w:r>
    </w:p>
    <w:p w14:paraId="4118D70C" w14:textId="7AA15D7A" w:rsidR="0090306F" w:rsidRPr="00D06CD8" w:rsidRDefault="0090306F" w:rsidP="0090306F">
      <w:pPr>
        <w:pStyle w:val="Heading4"/>
        <w:numPr>
          <w:ilvl w:val="0"/>
          <w:numId w:val="88"/>
        </w:numPr>
        <w:rPr>
          <w:sz w:val="24"/>
        </w:rPr>
      </w:pPr>
      <w:r w:rsidRPr="00D06CD8">
        <w:rPr>
          <w:sz w:val="24"/>
        </w:rPr>
        <w:t>Chấm công/Tra cứu lương tháng</w:t>
      </w:r>
    </w:p>
    <w:p w14:paraId="11E336BA" w14:textId="74A9BBAD" w:rsidR="002015E4" w:rsidRPr="00D06CD8" w:rsidRDefault="002015E4" w:rsidP="002015E4">
      <w:pPr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0327355E" wp14:editId="6D9B3052">
            <wp:extent cx="4448175" cy="3524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F9E8" w14:textId="7528613E" w:rsidR="003A726B" w:rsidRPr="00D06CD8" w:rsidRDefault="002015E4" w:rsidP="00AF159C">
      <w:pPr>
        <w:ind w:left="720"/>
        <w:rPr>
          <w:sz w:val="28"/>
          <w:szCs w:val="24"/>
        </w:rPr>
      </w:pPr>
      <w:r w:rsidRPr="00D06CD8">
        <w:rPr>
          <w:sz w:val="28"/>
          <w:szCs w:val="24"/>
        </w:rPr>
        <w:t xml:space="preserve">Thuật </w:t>
      </w:r>
      <w:proofErr w:type="gramStart"/>
      <w:r w:rsidRPr="00D06CD8">
        <w:rPr>
          <w:sz w:val="28"/>
          <w:szCs w:val="24"/>
        </w:rPr>
        <w:t>toán</w:t>
      </w:r>
      <w:r w:rsidR="003A726B" w:rsidRPr="00D06CD8">
        <w:rPr>
          <w:sz w:val="28"/>
          <w:szCs w:val="24"/>
        </w:rPr>
        <w:t>(</w:t>
      </w:r>
      <w:proofErr w:type="gramEnd"/>
      <w:r w:rsidR="003A726B" w:rsidRPr="00D06CD8">
        <w:rPr>
          <w:sz w:val="28"/>
          <w:szCs w:val="24"/>
        </w:rPr>
        <w:t>Chấm công)</w:t>
      </w:r>
      <w:r w:rsidRPr="00D06CD8">
        <w:rPr>
          <w:sz w:val="28"/>
          <w:szCs w:val="24"/>
        </w:rPr>
        <w:t>:</w:t>
      </w:r>
    </w:p>
    <w:p w14:paraId="5C78BC9A" w14:textId="77777777" w:rsidR="002015E4" w:rsidRPr="00D06CD8" w:rsidRDefault="002015E4" w:rsidP="00AF159C">
      <w:pPr>
        <w:pStyle w:val="ListParagraph"/>
        <w:numPr>
          <w:ilvl w:val="0"/>
          <w:numId w:val="95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Mở kết nối CSDL</w:t>
      </w:r>
    </w:p>
    <w:p w14:paraId="1EE8543D" w14:textId="77777777" w:rsidR="002015E4" w:rsidRPr="00D06CD8" w:rsidRDefault="002015E4" w:rsidP="00AF159C">
      <w:pPr>
        <w:pStyle w:val="ListParagraph"/>
        <w:numPr>
          <w:ilvl w:val="0"/>
          <w:numId w:val="95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Đọc D5 từ CSDL</w:t>
      </w:r>
    </w:p>
    <w:p w14:paraId="51F4580A" w14:textId="09B46719" w:rsidR="002015E4" w:rsidRPr="00D06CD8" w:rsidRDefault="003A726B" w:rsidP="00AF159C">
      <w:pPr>
        <w:pStyle w:val="ListParagraph"/>
        <w:numPr>
          <w:ilvl w:val="0"/>
          <w:numId w:val="95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Nhận D1 từ người dùng</w:t>
      </w:r>
    </w:p>
    <w:p w14:paraId="25E25419" w14:textId="77777777" w:rsidR="002015E4" w:rsidRPr="00D06CD8" w:rsidRDefault="002015E4" w:rsidP="00AF159C">
      <w:pPr>
        <w:pStyle w:val="ListParagraph"/>
        <w:numPr>
          <w:ilvl w:val="0"/>
          <w:numId w:val="95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Kiểm tra mã nhân viên</w:t>
      </w:r>
    </w:p>
    <w:p w14:paraId="76C0FC19" w14:textId="69DF7F54" w:rsidR="002015E4" w:rsidRPr="00D06CD8" w:rsidRDefault="002015E4" w:rsidP="00AF159C">
      <w:pPr>
        <w:pStyle w:val="ListParagraph"/>
        <w:numPr>
          <w:ilvl w:val="0"/>
          <w:numId w:val="95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 xml:space="preserve">Nếu </w:t>
      </w:r>
      <w:r w:rsidR="003A726B" w:rsidRPr="00D06CD8">
        <w:rPr>
          <w:sz w:val="28"/>
          <w:szCs w:val="24"/>
        </w:rPr>
        <w:t>hôm nay đã chấm công</w:t>
      </w:r>
      <w:r w:rsidRPr="00D06CD8">
        <w:rPr>
          <w:sz w:val="28"/>
          <w:szCs w:val="24"/>
        </w:rPr>
        <w:t>, qua bước 8</w:t>
      </w:r>
    </w:p>
    <w:p w14:paraId="6494540D" w14:textId="77777777" w:rsidR="002015E4" w:rsidRPr="00D06CD8" w:rsidRDefault="002015E4" w:rsidP="00AF159C">
      <w:pPr>
        <w:pStyle w:val="ListParagraph"/>
        <w:numPr>
          <w:ilvl w:val="0"/>
          <w:numId w:val="95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Lưu D4 xuống CSDL</w:t>
      </w:r>
    </w:p>
    <w:p w14:paraId="29695210" w14:textId="77777777" w:rsidR="002015E4" w:rsidRPr="00D06CD8" w:rsidRDefault="002015E4" w:rsidP="00AF159C">
      <w:pPr>
        <w:pStyle w:val="ListParagraph"/>
        <w:numPr>
          <w:ilvl w:val="0"/>
          <w:numId w:val="95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Cập nhật CSDL, đưa lên D2 hiển thị cho người dùng</w:t>
      </w:r>
    </w:p>
    <w:p w14:paraId="487DF366" w14:textId="77777777" w:rsidR="002015E4" w:rsidRPr="00D06CD8" w:rsidRDefault="002015E4" w:rsidP="00AF159C">
      <w:pPr>
        <w:pStyle w:val="ListParagraph"/>
        <w:numPr>
          <w:ilvl w:val="0"/>
          <w:numId w:val="95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Đóng CSDL</w:t>
      </w:r>
    </w:p>
    <w:p w14:paraId="2B13687E" w14:textId="29279874" w:rsidR="002015E4" w:rsidRPr="00D06CD8" w:rsidRDefault="002015E4" w:rsidP="00AF159C">
      <w:pPr>
        <w:pStyle w:val="ListParagraph"/>
        <w:numPr>
          <w:ilvl w:val="0"/>
          <w:numId w:val="95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Kết thúc</w:t>
      </w:r>
    </w:p>
    <w:p w14:paraId="0D6926F7" w14:textId="70C1D99F" w:rsidR="00D2494D" w:rsidRPr="00D06CD8" w:rsidRDefault="00D2494D" w:rsidP="00970E1C">
      <w:pPr>
        <w:pStyle w:val="Heading3"/>
        <w:numPr>
          <w:ilvl w:val="0"/>
          <w:numId w:val="86"/>
        </w:numPr>
        <w:rPr>
          <w:sz w:val="28"/>
        </w:rPr>
      </w:pPr>
      <w:r w:rsidRPr="00D06CD8">
        <w:rPr>
          <w:sz w:val="28"/>
        </w:rPr>
        <w:t>Chế biến</w:t>
      </w:r>
    </w:p>
    <w:p w14:paraId="57C6AD89" w14:textId="176E1FA9" w:rsidR="00970E1C" w:rsidRPr="00D06CD8" w:rsidRDefault="0090306F" w:rsidP="0090306F">
      <w:pPr>
        <w:pStyle w:val="Heading4"/>
        <w:numPr>
          <w:ilvl w:val="0"/>
          <w:numId w:val="89"/>
        </w:numPr>
        <w:rPr>
          <w:sz w:val="24"/>
        </w:rPr>
      </w:pPr>
      <w:r w:rsidRPr="00D06CD8">
        <w:rPr>
          <w:sz w:val="24"/>
        </w:rPr>
        <w:t>Quản lý kho nguyên liệu</w:t>
      </w:r>
    </w:p>
    <w:p w14:paraId="76C14658" w14:textId="68EE55B9" w:rsidR="0090306F" w:rsidRPr="00D06CD8" w:rsidRDefault="00AF159C" w:rsidP="00AF159C">
      <w:pPr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67A42D5D" wp14:editId="0486147D">
            <wp:extent cx="4505325" cy="3524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1B3C" w14:textId="45CF736E" w:rsidR="00BE2C87" w:rsidRPr="00D06CD8" w:rsidRDefault="00BE2C87" w:rsidP="000F68B0">
      <w:p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Thuật toán:</w:t>
      </w:r>
    </w:p>
    <w:p w14:paraId="17C79D7F" w14:textId="77777777" w:rsidR="00BE2C87" w:rsidRPr="00D06CD8" w:rsidRDefault="00BE2C87" w:rsidP="000F68B0">
      <w:pPr>
        <w:pStyle w:val="ListParagraph"/>
        <w:numPr>
          <w:ilvl w:val="0"/>
          <w:numId w:val="96"/>
        </w:num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Mở kết nối CSDL</w:t>
      </w:r>
    </w:p>
    <w:p w14:paraId="5FF1DCAA" w14:textId="77777777" w:rsidR="00BE2C87" w:rsidRPr="00D06CD8" w:rsidRDefault="00BE2C87" w:rsidP="000F68B0">
      <w:pPr>
        <w:pStyle w:val="ListParagraph"/>
        <w:numPr>
          <w:ilvl w:val="0"/>
          <w:numId w:val="96"/>
        </w:num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Đọc D5 từ CSDL</w:t>
      </w:r>
    </w:p>
    <w:p w14:paraId="5CAB4331" w14:textId="77777777" w:rsidR="00BE2C87" w:rsidRPr="00D06CD8" w:rsidRDefault="00BE2C87" w:rsidP="000F68B0">
      <w:pPr>
        <w:pStyle w:val="ListParagraph"/>
        <w:numPr>
          <w:ilvl w:val="0"/>
          <w:numId w:val="96"/>
        </w:num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Nhận D1 từ người dùng</w:t>
      </w:r>
    </w:p>
    <w:p w14:paraId="313D9C0C" w14:textId="40BA3200" w:rsidR="00BE2C87" w:rsidRPr="00D06CD8" w:rsidRDefault="00BE2C87" w:rsidP="000F68B0">
      <w:pPr>
        <w:pStyle w:val="ListParagraph"/>
        <w:numPr>
          <w:ilvl w:val="0"/>
          <w:numId w:val="96"/>
        </w:num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 xml:space="preserve">Kiểm tra mã </w:t>
      </w:r>
      <w:r w:rsidR="00F06ECB" w:rsidRPr="00D06CD8">
        <w:rPr>
          <w:sz w:val="28"/>
          <w:szCs w:val="24"/>
        </w:rPr>
        <w:t>nguyên liệu</w:t>
      </w:r>
    </w:p>
    <w:p w14:paraId="23984BC2" w14:textId="11F3E2F2" w:rsidR="00BE2C87" w:rsidRPr="00D06CD8" w:rsidRDefault="00F06ECB" w:rsidP="000F68B0">
      <w:pPr>
        <w:pStyle w:val="ListParagraph"/>
        <w:numPr>
          <w:ilvl w:val="0"/>
          <w:numId w:val="96"/>
        </w:num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Nếu mã tồn tại, qua bước 8</w:t>
      </w:r>
    </w:p>
    <w:p w14:paraId="249F0B53" w14:textId="77777777" w:rsidR="00BE2C87" w:rsidRPr="00D06CD8" w:rsidRDefault="00BE2C87" w:rsidP="000F68B0">
      <w:pPr>
        <w:pStyle w:val="ListParagraph"/>
        <w:numPr>
          <w:ilvl w:val="0"/>
          <w:numId w:val="96"/>
        </w:num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Lưu D4 xuống CSDL</w:t>
      </w:r>
    </w:p>
    <w:p w14:paraId="04822B53" w14:textId="77777777" w:rsidR="00BE2C87" w:rsidRPr="00D06CD8" w:rsidRDefault="00BE2C87" w:rsidP="000F68B0">
      <w:pPr>
        <w:pStyle w:val="ListParagraph"/>
        <w:numPr>
          <w:ilvl w:val="0"/>
          <w:numId w:val="96"/>
        </w:num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Cập nhật CSDL, đưa lên D2 hiển thị cho người dùng</w:t>
      </w:r>
    </w:p>
    <w:p w14:paraId="10C4BD29" w14:textId="77777777" w:rsidR="00BE2C87" w:rsidRPr="00D06CD8" w:rsidRDefault="00BE2C87" w:rsidP="000F68B0">
      <w:pPr>
        <w:pStyle w:val="ListParagraph"/>
        <w:numPr>
          <w:ilvl w:val="0"/>
          <w:numId w:val="96"/>
        </w:num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Đóng CSDL</w:t>
      </w:r>
    </w:p>
    <w:p w14:paraId="66999599" w14:textId="77777777" w:rsidR="00BE2C87" w:rsidRPr="00D06CD8" w:rsidRDefault="00BE2C87" w:rsidP="000F68B0">
      <w:pPr>
        <w:pStyle w:val="ListParagraph"/>
        <w:numPr>
          <w:ilvl w:val="0"/>
          <w:numId w:val="96"/>
        </w:num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Kết thúc</w:t>
      </w:r>
    </w:p>
    <w:p w14:paraId="1A5B8A87" w14:textId="77777777" w:rsidR="00BE2C87" w:rsidRPr="00D06CD8" w:rsidRDefault="00BE2C87" w:rsidP="00BE2C87">
      <w:pPr>
        <w:rPr>
          <w:sz w:val="24"/>
        </w:rPr>
      </w:pPr>
    </w:p>
    <w:p w14:paraId="63BAA823" w14:textId="6FB4A7C2" w:rsidR="0090306F" w:rsidRPr="00D06CD8" w:rsidRDefault="0090306F" w:rsidP="0090306F">
      <w:pPr>
        <w:pStyle w:val="Heading4"/>
        <w:numPr>
          <w:ilvl w:val="0"/>
          <w:numId w:val="89"/>
        </w:numPr>
        <w:rPr>
          <w:sz w:val="24"/>
        </w:rPr>
      </w:pPr>
      <w:r w:rsidRPr="00D06CD8">
        <w:rPr>
          <w:sz w:val="24"/>
        </w:rPr>
        <w:t>Quản lý thực đơn</w:t>
      </w:r>
    </w:p>
    <w:p w14:paraId="0094BF2E" w14:textId="3F8B25D0" w:rsidR="0090306F" w:rsidRPr="00D06CD8" w:rsidRDefault="00D706AA" w:rsidP="00D706AA">
      <w:pPr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4CD1C9F5" wp14:editId="65AB29A1">
            <wp:extent cx="4457700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744D" w14:textId="77777777" w:rsidR="00D706AA" w:rsidRPr="00D06CD8" w:rsidRDefault="00D706AA" w:rsidP="00D706AA">
      <w:pPr>
        <w:jc w:val="center"/>
        <w:rPr>
          <w:sz w:val="24"/>
        </w:rPr>
      </w:pPr>
    </w:p>
    <w:p w14:paraId="28EBC62B" w14:textId="77777777" w:rsidR="00D706AA" w:rsidRPr="00D06CD8" w:rsidRDefault="00D706AA" w:rsidP="00D706AA">
      <w:p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Thuật toán:</w:t>
      </w:r>
    </w:p>
    <w:p w14:paraId="781E2DC5" w14:textId="77777777" w:rsidR="00D706AA" w:rsidRPr="00D06CD8" w:rsidRDefault="00D706AA" w:rsidP="00D706AA">
      <w:pPr>
        <w:pStyle w:val="ListParagraph"/>
        <w:numPr>
          <w:ilvl w:val="0"/>
          <w:numId w:val="97"/>
        </w:numPr>
        <w:rPr>
          <w:sz w:val="28"/>
          <w:szCs w:val="24"/>
        </w:rPr>
      </w:pPr>
      <w:r w:rsidRPr="00D06CD8">
        <w:rPr>
          <w:sz w:val="28"/>
          <w:szCs w:val="24"/>
        </w:rPr>
        <w:t>Mở kết nối CSDL</w:t>
      </w:r>
    </w:p>
    <w:p w14:paraId="38CEC9B7" w14:textId="77777777" w:rsidR="00D706AA" w:rsidRPr="00D06CD8" w:rsidRDefault="00D706AA" w:rsidP="00D706AA">
      <w:pPr>
        <w:pStyle w:val="ListParagraph"/>
        <w:numPr>
          <w:ilvl w:val="0"/>
          <w:numId w:val="97"/>
        </w:numPr>
        <w:rPr>
          <w:sz w:val="28"/>
          <w:szCs w:val="24"/>
        </w:rPr>
      </w:pPr>
      <w:r w:rsidRPr="00D06CD8">
        <w:rPr>
          <w:sz w:val="28"/>
          <w:szCs w:val="24"/>
        </w:rPr>
        <w:t>Đọc D5 từ CSDL</w:t>
      </w:r>
    </w:p>
    <w:p w14:paraId="701D41BA" w14:textId="77777777" w:rsidR="00D706AA" w:rsidRPr="00D06CD8" w:rsidRDefault="00D706AA" w:rsidP="00D706AA">
      <w:pPr>
        <w:pStyle w:val="ListParagraph"/>
        <w:numPr>
          <w:ilvl w:val="0"/>
          <w:numId w:val="97"/>
        </w:numPr>
        <w:rPr>
          <w:sz w:val="28"/>
          <w:szCs w:val="24"/>
        </w:rPr>
      </w:pPr>
      <w:r w:rsidRPr="00D06CD8">
        <w:rPr>
          <w:sz w:val="28"/>
          <w:szCs w:val="24"/>
        </w:rPr>
        <w:t>Nhận D1 từ người dùng</w:t>
      </w:r>
    </w:p>
    <w:p w14:paraId="2D6F6B04" w14:textId="255091C2" w:rsidR="00D706AA" w:rsidRPr="00D06CD8" w:rsidRDefault="00D706AA" w:rsidP="00D706AA">
      <w:pPr>
        <w:pStyle w:val="ListParagraph"/>
        <w:numPr>
          <w:ilvl w:val="0"/>
          <w:numId w:val="97"/>
        </w:numPr>
        <w:rPr>
          <w:sz w:val="28"/>
          <w:szCs w:val="24"/>
        </w:rPr>
      </w:pPr>
      <w:r w:rsidRPr="00D06CD8">
        <w:rPr>
          <w:sz w:val="28"/>
          <w:szCs w:val="24"/>
        </w:rPr>
        <w:t xml:space="preserve">Kiểm tra mã </w:t>
      </w:r>
      <w:r w:rsidR="00074405" w:rsidRPr="00D06CD8">
        <w:rPr>
          <w:sz w:val="28"/>
          <w:szCs w:val="24"/>
        </w:rPr>
        <w:t>món ăn</w:t>
      </w:r>
    </w:p>
    <w:p w14:paraId="26694867" w14:textId="77777777" w:rsidR="00D706AA" w:rsidRPr="00D06CD8" w:rsidRDefault="00D706AA" w:rsidP="00D706AA">
      <w:pPr>
        <w:pStyle w:val="ListParagraph"/>
        <w:numPr>
          <w:ilvl w:val="0"/>
          <w:numId w:val="97"/>
        </w:numPr>
        <w:rPr>
          <w:sz w:val="28"/>
          <w:szCs w:val="24"/>
        </w:rPr>
      </w:pPr>
      <w:r w:rsidRPr="00D06CD8">
        <w:rPr>
          <w:sz w:val="28"/>
          <w:szCs w:val="24"/>
        </w:rPr>
        <w:t>Nếu mã tồn tại, qua bước 8</w:t>
      </w:r>
    </w:p>
    <w:p w14:paraId="300B69FE" w14:textId="77777777" w:rsidR="00D706AA" w:rsidRPr="00D06CD8" w:rsidRDefault="00D706AA" w:rsidP="00D706AA">
      <w:pPr>
        <w:pStyle w:val="ListParagraph"/>
        <w:numPr>
          <w:ilvl w:val="0"/>
          <w:numId w:val="97"/>
        </w:numPr>
        <w:rPr>
          <w:sz w:val="28"/>
          <w:szCs w:val="24"/>
        </w:rPr>
      </w:pPr>
      <w:r w:rsidRPr="00D06CD8">
        <w:rPr>
          <w:sz w:val="28"/>
          <w:szCs w:val="24"/>
        </w:rPr>
        <w:t>Lưu D4 xuống CSDL</w:t>
      </w:r>
    </w:p>
    <w:p w14:paraId="40EDEF31" w14:textId="77777777" w:rsidR="00D706AA" w:rsidRPr="00D06CD8" w:rsidRDefault="00D706AA" w:rsidP="00D706AA">
      <w:pPr>
        <w:pStyle w:val="ListParagraph"/>
        <w:numPr>
          <w:ilvl w:val="0"/>
          <w:numId w:val="97"/>
        </w:numPr>
        <w:rPr>
          <w:sz w:val="28"/>
          <w:szCs w:val="24"/>
        </w:rPr>
      </w:pPr>
      <w:r w:rsidRPr="00D06CD8">
        <w:rPr>
          <w:sz w:val="28"/>
          <w:szCs w:val="24"/>
        </w:rPr>
        <w:t>Cập nhật CSDL, đưa lên D2 hiển thị cho người dùng</w:t>
      </w:r>
    </w:p>
    <w:p w14:paraId="02FE144E" w14:textId="77777777" w:rsidR="00D706AA" w:rsidRPr="00D06CD8" w:rsidRDefault="00D706AA" w:rsidP="00D706AA">
      <w:pPr>
        <w:pStyle w:val="ListParagraph"/>
        <w:numPr>
          <w:ilvl w:val="0"/>
          <w:numId w:val="97"/>
        </w:numPr>
        <w:rPr>
          <w:sz w:val="28"/>
          <w:szCs w:val="24"/>
        </w:rPr>
      </w:pPr>
      <w:r w:rsidRPr="00D06CD8">
        <w:rPr>
          <w:sz w:val="28"/>
          <w:szCs w:val="24"/>
        </w:rPr>
        <w:t>Đóng CSDL</w:t>
      </w:r>
    </w:p>
    <w:p w14:paraId="11E197F0" w14:textId="0FE0F7F1" w:rsidR="00371F4E" w:rsidRPr="00D06CD8" w:rsidRDefault="00D706AA" w:rsidP="00D706AA">
      <w:pPr>
        <w:pStyle w:val="ListParagraph"/>
        <w:numPr>
          <w:ilvl w:val="0"/>
          <w:numId w:val="97"/>
        </w:numPr>
        <w:rPr>
          <w:sz w:val="28"/>
          <w:szCs w:val="24"/>
        </w:rPr>
      </w:pPr>
      <w:r w:rsidRPr="00D06CD8">
        <w:rPr>
          <w:sz w:val="28"/>
          <w:szCs w:val="24"/>
        </w:rPr>
        <w:t>Kết thúc</w:t>
      </w:r>
    </w:p>
    <w:p w14:paraId="4D505A8B" w14:textId="7BFC3583" w:rsidR="00D2494D" w:rsidRPr="00D06CD8" w:rsidRDefault="00D2494D" w:rsidP="00970E1C">
      <w:pPr>
        <w:pStyle w:val="Heading3"/>
        <w:numPr>
          <w:ilvl w:val="0"/>
          <w:numId w:val="86"/>
        </w:numPr>
        <w:rPr>
          <w:sz w:val="28"/>
        </w:rPr>
      </w:pPr>
      <w:r w:rsidRPr="00D06CD8">
        <w:rPr>
          <w:sz w:val="28"/>
        </w:rPr>
        <w:t>Giao dịch</w:t>
      </w:r>
    </w:p>
    <w:p w14:paraId="159DCD24" w14:textId="576221B9" w:rsidR="00970E1C" w:rsidRPr="00D06CD8" w:rsidRDefault="0090306F" w:rsidP="00371F4E">
      <w:pPr>
        <w:pStyle w:val="Heading4"/>
        <w:numPr>
          <w:ilvl w:val="0"/>
          <w:numId w:val="91"/>
        </w:numPr>
        <w:rPr>
          <w:sz w:val="24"/>
        </w:rPr>
      </w:pPr>
      <w:r w:rsidRPr="00D06CD8">
        <w:rPr>
          <w:sz w:val="24"/>
        </w:rPr>
        <w:t>Quản lý bàn đặt</w:t>
      </w:r>
    </w:p>
    <w:p w14:paraId="6AB4A805" w14:textId="0066B32C" w:rsidR="001D7741" w:rsidRPr="00D06CD8" w:rsidRDefault="00575B75" w:rsidP="00575B75">
      <w:pPr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79FEA1E6" wp14:editId="3D70635D">
            <wp:extent cx="4581525" cy="3524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232A" w14:textId="77777777" w:rsidR="00575B75" w:rsidRPr="00D06CD8" w:rsidRDefault="00575B75" w:rsidP="00575B75">
      <w:pPr>
        <w:ind w:left="2160"/>
        <w:rPr>
          <w:sz w:val="28"/>
          <w:szCs w:val="24"/>
        </w:rPr>
      </w:pPr>
      <w:r w:rsidRPr="00D06CD8">
        <w:rPr>
          <w:sz w:val="28"/>
          <w:szCs w:val="24"/>
        </w:rPr>
        <w:t>Thuật toán:</w:t>
      </w:r>
    </w:p>
    <w:p w14:paraId="46420BC0" w14:textId="77777777" w:rsidR="00575B75" w:rsidRPr="00D06CD8" w:rsidRDefault="00575B75" w:rsidP="00575B75">
      <w:pPr>
        <w:pStyle w:val="ListParagraph"/>
        <w:numPr>
          <w:ilvl w:val="0"/>
          <w:numId w:val="98"/>
        </w:numPr>
        <w:rPr>
          <w:sz w:val="28"/>
          <w:szCs w:val="24"/>
        </w:rPr>
      </w:pPr>
      <w:r w:rsidRPr="00D06CD8">
        <w:rPr>
          <w:sz w:val="28"/>
          <w:szCs w:val="24"/>
        </w:rPr>
        <w:t>Mở kết nối CSDL</w:t>
      </w:r>
    </w:p>
    <w:p w14:paraId="6EC9AA93" w14:textId="77777777" w:rsidR="00575B75" w:rsidRPr="00D06CD8" w:rsidRDefault="00575B75" w:rsidP="00575B75">
      <w:pPr>
        <w:pStyle w:val="ListParagraph"/>
        <w:numPr>
          <w:ilvl w:val="0"/>
          <w:numId w:val="98"/>
        </w:numPr>
        <w:rPr>
          <w:sz w:val="28"/>
          <w:szCs w:val="24"/>
        </w:rPr>
      </w:pPr>
      <w:r w:rsidRPr="00D06CD8">
        <w:rPr>
          <w:sz w:val="28"/>
          <w:szCs w:val="24"/>
        </w:rPr>
        <w:t>Đọc D5 từ CSDL</w:t>
      </w:r>
    </w:p>
    <w:p w14:paraId="49A1C3D6" w14:textId="77777777" w:rsidR="00575B75" w:rsidRPr="00D06CD8" w:rsidRDefault="00575B75" w:rsidP="00575B75">
      <w:pPr>
        <w:pStyle w:val="ListParagraph"/>
        <w:numPr>
          <w:ilvl w:val="0"/>
          <w:numId w:val="98"/>
        </w:numPr>
        <w:rPr>
          <w:sz w:val="28"/>
          <w:szCs w:val="24"/>
        </w:rPr>
      </w:pPr>
      <w:r w:rsidRPr="00D06CD8">
        <w:rPr>
          <w:sz w:val="28"/>
          <w:szCs w:val="24"/>
        </w:rPr>
        <w:t>Nhận D1 từ người dùng</w:t>
      </w:r>
    </w:p>
    <w:p w14:paraId="5DE2BB16" w14:textId="341694BF" w:rsidR="00575B75" w:rsidRPr="00D06CD8" w:rsidRDefault="00575B75" w:rsidP="00575B75">
      <w:pPr>
        <w:pStyle w:val="ListParagraph"/>
        <w:numPr>
          <w:ilvl w:val="0"/>
          <w:numId w:val="98"/>
        </w:numPr>
        <w:rPr>
          <w:sz w:val="28"/>
          <w:szCs w:val="24"/>
        </w:rPr>
      </w:pPr>
      <w:r w:rsidRPr="00D06CD8">
        <w:rPr>
          <w:sz w:val="28"/>
          <w:szCs w:val="24"/>
        </w:rPr>
        <w:t>Kiểm tra số bàn</w:t>
      </w:r>
    </w:p>
    <w:p w14:paraId="5E302CBB" w14:textId="2F09C575" w:rsidR="00575B75" w:rsidRPr="00D06CD8" w:rsidRDefault="00575B75" w:rsidP="00575B75">
      <w:pPr>
        <w:pStyle w:val="ListParagraph"/>
        <w:numPr>
          <w:ilvl w:val="0"/>
          <w:numId w:val="98"/>
        </w:numPr>
        <w:rPr>
          <w:sz w:val="28"/>
          <w:szCs w:val="24"/>
        </w:rPr>
      </w:pPr>
      <w:r w:rsidRPr="00D06CD8">
        <w:rPr>
          <w:sz w:val="28"/>
          <w:szCs w:val="24"/>
        </w:rPr>
        <w:t xml:space="preserve">Nếu </w:t>
      </w:r>
      <w:r w:rsidR="00A60263" w:rsidRPr="00D06CD8">
        <w:rPr>
          <w:sz w:val="28"/>
          <w:szCs w:val="24"/>
        </w:rPr>
        <w:t>bàn tồn tại và chưa thanh toán, qua bước 8</w:t>
      </w:r>
    </w:p>
    <w:p w14:paraId="7930F7CB" w14:textId="77777777" w:rsidR="00575B75" w:rsidRPr="00D06CD8" w:rsidRDefault="00575B75" w:rsidP="00575B75">
      <w:pPr>
        <w:pStyle w:val="ListParagraph"/>
        <w:numPr>
          <w:ilvl w:val="0"/>
          <w:numId w:val="98"/>
        </w:numPr>
        <w:rPr>
          <w:sz w:val="28"/>
          <w:szCs w:val="24"/>
        </w:rPr>
      </w:pPr>
      <w:r w:rsidRPr="00D06CD8">
        <w:rPr>
          <w:sz w:val="28"/>
          <w:szCs w:val="24"/>
        </w:rPr>
        <w:t>Lưu D4 xuống CSDL</w:t>
      </w:r>
    </w:p>
    <w:p w14:paraId="669F1C3B" w14:textId="77777777" w:rsidR="00575B75" w:rsidRPr="00D06CD8" w:rsidRDefault="00575B75" w:rsidP="00575B75">
      <w:pPr>
        <w:pStyle w:val="ListParagraph"/>
        <w:numPr>
          <w:ilvl w:val="0"/>
          <w:numId w:val="98"/>
        </w:numPr>
        <w:rPr>
          <w:sz w:val="28"/>
          <w:szCs w:val="24"/>
        </w:rPr>
      </w:pPr>
      <w:r w:rsidRPr="00D06CD8">
        <w:rPr>
          <w:sz w:val="28"/>
          <w:szCs w:val="24"/>
        </w:rPr>
        <w:t>Cập nhật CSDL, đưa lên D2 hiển thị cho người dùng</w:t>
      </w:r>
    </w:p>
    <w:p w14:paraId="010AFC72" w14:textId="77777777" w:rsidR="00575B75" w:rsidRPr="00D06CD8" w:rsidRDefault="00575B75" w:rsidP="00575B75">
      <w:pPr>
        <w:pStyle w:val="ListParagraph"/>
        <w:numPr>
          <w:ilvl w:val="0"/>
          <w:numId w:val="98"/>
        </w:numPr>
        <w:rPr>
          <w:sz w:val="28"/>
          <w:szCs w:val="24"/>
        </w:rPr>
      </w:pPr>
      <w:r w:rsidRPr="00D06CD8">
        <w:rPr>
          <w:sz w:val="28"/>
          <w:szCs w:val="24"/>
        </w:rPr>
        <w:t>Đóng CSDL</w:t>
      </w:r>
    </w:p>
    <w:p w14:paraId="7EF456BA" w14:textId="6462B985" w:rsidR="00575B75" w:rsidRPr="00D06CD8" w:rsidRDefault="00575B75" w:rsidP="00041F70">
      <w:pPr>
        <w:pStyle w:val="ListParagraph"/>
        <w:numPr>
          <w:ilvl w:val="0"/>
          <w:numId w:val="98"/>
        </w:numPr>
        <w:rPr>
          <w:sz w:val="28"/>
          <w:szCs w:val="24"/>
        </w:rPr>
      </w:pPr>
      <w:r w:rsidRPr="00D06CD8">
        <w:rPr>
          <w:sz w:val="28"/>
          <w:szCs w:val="24"/>
        </w:rPr>
        <w:t>Kết thúc</w:t>
      </w:r>
    </w:p>
    <w:p w14:paraId="7E660D7F" w14:textId="2F9EC4A6" w:rsidR="0090306F" w:rsidRPr="00D06CD8" w:rsidRDefault="0090306F" w:rsidP="00371F4E">
      <w:pPr>
        <w:pStyle w:val="Heading4"/>
        <w:numPr>
          <w:ilvl w:val="0"/>
          <w:numId w:val="91"/>
        </w:numPr>
        <w:rPr>
          <w:sz w:val="24"/>
        </w:rPr>
      </w:pPr>
      <w:r w:rsidRPr="00D06CD8">
        <w:rPr>
          <w:sz w:val="24"/>
        </w:rPr>
        <w:t>Quản lý hoá đơn</w:t>
      </w:r>
    </w:p>
    <w:p w14:paraId="78EADF4E" w14:textId="3077BC6A" w:rsidR="001D7741" w:rsidRPr="00D06CD8" w:rsidRDefault="00041F70" w:rsidP="001D7741">
      <w:pPr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12D3F3E9" wp14:editId="5AEA7389">
            <wp:extent cx="5943600" cy="3105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A324" w14:textId="77777777" w:rsidR="00041F70" w:rsidRPr="00D06CD8" w:rsidRDefault="00041F70" w:rsidP="001E6694">
      <w:p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Thuật toán:</w:t>
      </w:r>
    </w:p>
    <w:p w14:paraId="4A5A9816" w14:textId="77777777" w:rsidR="00041F70" w:rsidRPr="00D06CD8" w:rsidRDefault="00041F70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Mở kết nối CSDL</w:t>
      </w:r>
    </w:p>
    <w:p w14:paraId="10894F26" w14:textId="77777777" w:rsidR="00041F70" w:rsidRPr="00D06CD8" w:rsidRDefault="00041F70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Đọc D5 từ CSDL</w:t>
      </w:r>
    </w:p>
    <w:p w14:paraId="7EAE1F65" w14:textId="77777777" w:rsidR="00041F70" w:rsidRPr="00D06CD8" w:rsidRDefault="00041F70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Nhận D1 từ người dùng</w:t>
      </w:r>
    </w:p>
    <w:p w14:paraId="78F7678A" w14:textId="0FC02B61" w:rsidR="00041F70" w:rsidRPr="00D06CD8" w:rsidRDefault="00041F70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 xml:space="preserve">Kiểm tra mã </w:t>
      </w:r>
      <w:r w:rsidR="007E35D4" w:rsidRPr="00D06CD8">
        <w:rPr>
          <w:sz w:val="28"/>
          <w:szCs w:val="24"/>
        </w:rPr>
        <w:t>hoá đơn</w:t>
      </w:r>
    </w:p>
    <w:p w14:paraId="464C1118" w14:textId="46C99639" w:rsidR="00041F70" w:rsidRPr="00D06CD8" w:rsidRDefault="00041F70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 xml:space="preserve">Nếu mã tồn tại, qua bước </w:t>
      </w:r>
      <w:r w:rsidR="00244A66" w:rsidRPr="00D06CD8">
        <w:rPr>
          <w:sz w:val="28"/>
          <w:szCs w:val="24"/>
        </w:rPr>
        <w:t>11</w:t>
      </w:r>
    </w:p>
    <w:p w14:paraId="12D79694" w14:textId="68A71F55" w:rsidR="00493871" w:rsidRPr="00D06CD8" w:rsidRDefault="00493871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Mở giao diện chọn món ăn</w:t>
      </w:r>
      <w:r w:rsidR="003B79EA" w:rsidRPr="00D06CD8">
        <w:rPr>
          <w:sz w:val="28"/>
          <w:szCs w:val="24"/>
        </w:rPr>
        <w:t>, số lượng món ăn</w:t>
      </w:r>
    </w:p>
    <w:p w14:paraId="6E6A00FA" w14:textId="3638BE13" w:rsidR="003B79EA" w:rsidRPr="00D06CD8" w:rsidRDefault="003B79EA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Sau khi chọn xong, thuật toán sẽ tự tính tổng tiền dựa trên giá món * số lượng</w:t>
      </w:r>
    </w:p>
    <w:p w14:paraId="39E0A616" w14:textId="02CC1195" w:rsidR="002B36D5" w:rsidRPr="00D06CD8" w:rsidRDefault="002B36D5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Kết thúc chọn món</w:t>
      </w:r>
    </w:p>
    <w:p w14:paraId="6F389836" w14:textId="77777777" w:rsidR="00041F70" w:rsidRPr="00D06CD8" w:rsidRDefault="00041F70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Lưu D4 xuống CSDL</w:t>
      </w:r>
    </w:p>
    <w:p w14:paraId="69344F4B" w14:textId="77777777" w:rsidR="00041F70" w:rsidRPr="00D06CD8" w:rsidRDefault="00041F70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Cập nhật CSDL, đưa lên D2 hiển thị cho người dùng</w:t>
      </w:r>
    </w:p>
    <w:p w14:paraId="16D2DDDE" w14:textId="021ACA1A" w:rsidR="00041F70" w:rsidRPr="00D06CD8" w:rsidRDefault="00041F70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Đóng CSDL</w:t>
      </w:r>
    </w:p>
    <w:p w14:paraId="58C7FF0A" w14:textId="01C79FD3" w:rsidR="00173F9F" w:rsidRPr="00D06CD8" w:rsidRDefault="00173F9F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Xuất ra giấy</w:t>
      </w:r>
    </w:p>
    <w:p w14:paraId="7C83FD41" w14:textId="5702514D" w:rsidR="00041F70" w:rsidRPr="00D06CD8" w:rsidRDefault="00041F70" w:rsidP="001E6694">
      <w:pPr>
        <w:pStyle w:val="ListParagraph"/>
        <w:numPr>
          <w:ilvl w:val="0"/>
          <w:numId w:val="99"/>
        </w:numPr>
        <w:ind w:left="1440"/>
        <w:rPr>
          <w:sz w:val="28"/>
          <w:szCs w:val="24"/>
        </w:rPr>
      </w:pPr>
      <w:r w:rsidRPr="00D06CD8">
        <w:rPr>
          <w:sz w:val="28"/>
          <w:szCs w:val="24"/>
        </w:rPr>
        <w:t>Kết thúc</w:t>
      </w:r>
    </w:p>
    <w:p w14:paraId="52CC0AE2" w14:textId="2FEEF88A" w:rsidR="00D2494D" w:rsidRPr="00D06CD8" w:rsidRDefault="00970E1C" w:rsidP="00970E1C">
      <w:pPr>
        <w:pStyle w:val="Heading3"/>
        <w:numPr>
          <w:ilvl w:val="0"/>
          <w:numId w:val="86"/>
        </w:numPr>
        <w:rPr>
          <w:sz w:val="28"/>
        </w:rPr>
      </w:pPr>
      <w:r w:rsidRPr="00D06CD8">
        <w:rPr>
          <w:sz w:val="28"/>
        </w:rPr>
        <w:t>Lập báo cáo tháng</w:t>
      </w:r>
    </w:p>
    <w:p w14:paraId="0E38B29B" w14:textId="25F87BDC" w:rsidR="00970E1C" w:rsidRPr="00D06CD8" w:rsidRDefault="00D03EE7" w:rsidP="00970E1C">
      <w:pPr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733515D9" wp14:editId="73108D9D">
            <wp:extent cx="5943600" cy="310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A55B" w14:textId="77777777" w:rsidR="00D03EE7" w:rsidRPr="00D06CD8" w:rsidRDefault="00D03EE7" w:rsidP="001E6694">
      <w:p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>Thuật toán:</w:t>
      </w:r>
    </w:p>
    <w:p w14:paraId="0FF468BB" w14:textId="77777777" w:rsidR="00D03EE7" w:rsidRPr="00D06CD8" w:rsidRDefault="00D03EE7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>Mở kết nối CSDL</w:t>
      </w:r>
    </w:p>
    <w:p w14:paraId="2E628B27" w14:textId="77777777" w:rsidR="00D03EE7" w:rsidRPr="00D06CD8" w:rsidRDefault="00D03EE7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>Đọc D5 từ CSDL</w:t>
      </w:r>
    </w:p>
    <w:p w14:paraId="15811A02" w14:textId="77777777" w:rsidR="00D03EE7" w:rsidRPr="00D06CD8" w:rsidRDefault="00D03EE7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>Nhận D1 từ người dùng</w:t>
      </w:r>
    </w:p>
    <w:p w14:paraId="14CF731B" w14:textId="10052E3D" w:rsidR="00D03EE7" w:rsidRPr="00D06CD8" w:rsidRDefault="00D03EE7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 xml:space="preserve">Kiểm tra mã </w:t>
      </w:r>
      <w:r w:rsidR="00244A66" w:rsidRPr="00D06CD8">
        <w:rPr>
          <w:sz w:val="28"/>
          <w:szCs w:val="24"/>
        </w:rPr>
        <w:t>báo cáo</w:t>
      </w:r>
    </w:p>
    <w:p w14:paraId="757F8502" w14:textId="2AAF8612" w:rsidR="00D03EE7" w:rsidRPr="00D06CD8" w:rsidRDefault="00D03EE7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 xml:space="preserve">Nếu mã tồn tại, qua bước </w:t>
      </w:r>
      <w:r w:rsidR="005047FB" w:rsidRPr="00D06CD8">
        <w:rPr>
          <w:sz w:val="28"/>
          <w:szCs w:val="24"/>
        </w:rPr>
        <w:t>9</w:t>
      </w:r>
    </w:p>
    <w:p w14:paraId="6995316B" w14:textId="39230180" w:rsidR="00244A66" w:rsidRPr="00D06CD8" w:rsidRDefault="005B4C0C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 xml:space="preserve">Thu thập tổng tiền của các thực đơn có trong tháng, </w:t>
      </w:r>
      <w:r w:rsidR="005047FB" w:rsidRPr="00D06CD8">
        <w:rPr>
          <w:sz w:val="28"/>
          <w:szCs w:val="24"/>
        </w:rPr>
        <w:t>tính ra tổng doanh thu, lưu lại ngày lập báo cáo</w:t>
      </w:r>
    </w:p>
    <w:p w14:paraId="381E9264" w14:textId="77777777" w:rsidR="00D03EE7" w:rsidRPr="00D06CD8" w:rsidRDefault="00D03EE7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>Lưu D4 xuống CSDL</w:t>
      </w:r>
    </w:p>
    <w:p w14:paraId="07E2D921" w14:textId="77777777" w:rsidR="00D03EE7" w:rsidRPr="00D06CD8" w:rsidRDefault="00D03EE7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>Cập nhật CSDL, đưa lên D2 hiển thị cho người dùng</w:t>
      </w:r>
    </w:p>
    <w:p w14:paraId="24B06F74" w14:textId="77777777" w:rsidR="00D03EE7" w:rsidRPr="00D06CD8" w:rsidRDefault="00D03EE7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>Đóng CSDL</w:t>
      </w:r>
    </w:p>
    <w:p w14:paraId="48B45EAB" w14:textId="68796ED7" w:rsidR="00D03EE7" w:rsidRPr="00D06CD8" w:rsidRDefault="00D03EE7" w:rsidP="001E6694">
      <w:pPr>
        <w:pStyle w:val="ListParagraph"/>
        <w:numPr>
          <w:ilvl w:val="0"/>
          <w:numId w:val="100"/>
        </w:numPr>
        <w:ind w:left="360"/>
        <w:rPr>
          <w:sz w:val="28"/>
          <w:szCs w:val="24"/>
        </w:rPr>
      </w:pPr>
      <w:r w:rsidRPr="00D06CD8">
        <w:rPr>
          <w:sz w:val="28"/>
          <w:szCs w:val="24"/>
        </w:rPr>
        <w:t>Kết thúc</w:t>
      </w:r>
    </w:p>
    <w:p w14:paraId="7C6C1E94" w14:textId="54E6B498" w:rsidR="00970E1C" w:rsidRPr="00D06CD8" w:rsidRDefault="00970E1C" w:rsidP="00970E1C">
      <w:pPr>
        <w:pStyle w:val="Heading3"/>
        <w:numPr>
          <w:ilvl w:val="0"/>
          <w:numId w:val="86"/>
        </w:numPr>
        <w:rPr>
          <w:sz w:val="28"/>
        </w:rPr>
      </w:pPr>
      <w:r w:rsidRPr="00D06CD8">
        <w:rPr>
          <w:sz w:val="28"/>
        </w:rPr>
        <w:t>Thay đổi qui định</w:t>
      </w:r>
      <w:r w:rsidR="001E6694" w:rsidRPr="00D06CD8">
        <w:rPr>
          <w:noProof/>
          <w:sz w:val="28"/>
        </w:rPr>
        <w:drawing>
          <wp:inline distT="0" distB="0" distL="0" distR="0" wp14:anchorId="45036310" wp14:editId="553E5F9C">
            <wp:extent cx="4457700" cy="3524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A232" w14:textId="77777777" w:rsidR="00970E1C" w:rsidRPr="00D06CD8" w:rsidRDefault="00970E1C" w:rsidP="00970E1C">
      <w:pPr>
        <w:rPr>
          <w:ins w:id="1122" w:author="Phạm Quang Thịnh" w:date="2019-06-04T13:43:00Z"/>
          <w:sz w:val="24"/>
        </w:rPr>
      </w:pPr>
    </w:p>
    <w:p w14:paraId="23D7DD61" w14:textId="6ED13573" w:rsidR="00062F19" w:rsidRPr="00D06CD8" w:rsidRDefault="001E6694" w:rsidP="00603315">
      <w:pPr>
        <w:pStyle w:val="NoSpacing"/>
        <w:ind w:left="2520"/>
        <w:rPr>
          <w:sz w:val="28"/>
        </w:rPr>
      </w:pPr>
      <w:r w:rsidRPr="00D06CD8">
        <w:rPr>
          <w:sz w:val="28"/>
        </w:rPr>
        <w:t>Thuật toán</w:t>
      </w:r>
      <w:r w:rsidR="00603315" w:rsidRPr="00D06CD8">
        <w:rPr>
          <w:sz w:val="28"/>
        </w:rPr>
        <w:t>:</w:t>
      </w:r>
    </w:p>
    <w:p w14:paraId="6AFC5E55" w14:textId="77777777" w:rsidR="00603315" w:rsidRPr="00D06CD8" w:rsidRDefault="00603315" w:rsidP="00603315">
      <w:pPr>
        <w:pStyle w:val="NoSpacing"/>
        <w:ind w:left="2520"/>
        <w:rPr>
          <w:ins w:id="1123" w:author="Phạm Quang Thịnh" w:date="2019-06-04T13:43:00Z"/>
          <w:sz w:val="28"/>
        </w:rPr>
      </w:pPr>
    </w:p>
    <w:p w14:paraId="64DCAC2D" w14:textId="517E1526" w:rsidR="00062F19" w:rsidRPr="00D06CD8" w:rsidRDefault="00CB7B3D" w:rsidP="00603315">
      <w:pPr>
        <w:pStyle w:val="NoSpacing"/>
        <w:numPr>
          <w:ilvl w:val="0"/>
          <w:numId w:val="101"/>
        </w:numPr>
        <w:ind w:left="3240"/>
        <w:rPr>
          <w:sz w:val="28"/>
          <w:szCs w:val="24"/>
        </w:rPr>
      </w:pPr>
      <w:r w:rsidRPr="00D06CD8">
        <w:rPr>
          <w:sz w:val="28"/>
          <w:szCs w:val="24"/>
        </w:rPr>
        <w:t>Mở kết nối CSDL</w:t>
      </w:r>
    </w:p>
    <w:p w14:paraId="6CFE3ACE" w14:textId="50B40BC9" w:rsidR="00CB7B3D" w:rsidRPr="00D06CD8" w:rsidRDefault="00CB7B3D" w:rsidP="00603315">
      <w:pPr>
        <w:pStyle w:val="NoSpacing"/>
        <w:numPr>
          <w:ilvl w:val="0"/>
          <w:numId w:val="101"/>
        </w:numPr>
        <w:ind w:left="3240"/>
        <w:rPr>
          <w:sz w:val="28"/>
          <w:szCs w:val="24"/>
        </w:rPr>
      </w:pPr>
      <w:r w:rsidRPr="00D06CD8">
        <w:rPr>
          <w:sz w:val="28"/>
          <w:szCs w:val="24"/>
        </w:rPr>
        <w:t>Đọc D5 từ CSDL</w:t>
      </w:r>
    </w:p>
    <w:p w14:paraId="26350EA3" w14:textId="71FDB561" w:rsidR="00CB7B3D" w:rsidRPr="00D06CD8" w:rsidRDefault="00CB7B3D" w:rsidP="00603315">
      <w:pPr>
        <w:pStyle w:val="NoSpacing"/>
        <w:numPr>
          <w:ilvl w:val="0"/>
          <w:numId w:val="101"/>
        </w:numPr>
        <w:ind w:left="3240"/>
        <w:rPr>
          <w:sz w:val="28"/>
          <w:szCs w:val="24"/>
        </w:rPr>
      </w:pPr>
      <w:r w:rsidRPr="00D06CD8">
        <w:rPr>
          <w:sz w:val="28"/>
          <w:szCs w:val="24"/>
        </w:rPr>
        <w:t>Nhận D1 từ người dùng</w:t>
      </w:r>
    </w:p>
    <w:p w14:paraId="2D244E0A" w14:textId="7FDC3B8C" w:rsidR="00297298" w:rsidRPr="00D06CD8" w:rsidRDefault="00297298" w:rsidP="00603315">
      <w:pPr>
        <w:pStyle w:val="NoSpacing"/>
        <w:numPr>
          <w:ilvl w:val="0"/>
          <w:numId w:val="101"/>
        </w:numPr>
        <w:ind w:left="3240"/>
        <w:rPr>
          <w:sz w:val="28"/>
          <w:szCs w:val="24"/>
        </w:rPr>
      </w:pPr>
      <w:r w:rsidRPr="00D06CD8">
        <w:rPr>
          <w:sz w:val="28"/>
          <w:szCs w:val="24"/>
        </w:rPr>
        <w:t>Lưu D4 xuống CSDL</w:t>
      </w:r>
    </w:p>
    <w:p w14:paraId="3EE55C80" w14:textId="03577101" w:rsidR="00297298" w:rsidRPr="00D06CD8" w:rsidRDefault="00297298" w:rsidP="00603315">
      <w:pPr>
        <w:pStyle w:val="NoSpacing"/>
        <w:numPr>
          <w:ilvl w:val="0"/>
          <w:numId w:val="101"/>
        </w:numPr>
        <w:ind w:left="3240"/>
        <w:rPr>
          <w:sz w:val="28"/>
          <w:szCs w:val="24"/>
        </w:rPr>
      </w:pPr>
      <w:r w:rsidRPr="00D06CD8">
        <w:rPr>
          <w:sz w:val="28"/>
          <w:szCs w:val="24"/>
        </w:rPr>
        <w:t>Hiển thị D2 cho người dùng</w:t>
      </w:r>
    </w:p>
    <w:p w14:paraId="4C96DF6C" w14:textId="2DDEF90A" w:rsidR="00297298" w:rsidRPr="00D06CD8" w:rsidRDefault="00297298" w:rsidP="00603315">
      <w:pPr>
        <w:pStyle w:val="NoSpacing"/>
        <w:numPr>
          <w:ilvl w:val="0"/>
          <w:numId w:val="101"/>
        </w:numPr>
        <w:ind w:left="3240"/>
        <w:rPr>
          <w:sz w:val="28"/>
          <w:szCs w:val="24"/>
        </w:rPr>
      </w:pPr>
      <w:r w:rsidRPr="00D06CD8">
        <w:rPr>
          <w:sz w:val="28"/>
          <w:szCs w:val="24"/>
        </w:rPr>
        <w:t>Đóng kết nối CSDL</w:t>
      </w:r>
    </w:p>
    <w:p w14:paraId="5E04AD21" w14:textId="1892F4A6" w:rsidR="00297298" w:rsidRPr="00D06CD8" w:rsidRDefault="00297298" w:rsidP="00603315">
      <w:pPr>
        <w:pStyle w:val="NoSpacing"/>
        <w:numPr>
          <w:ilvl w:val="0"/>
          <w:numId w:val="101"/>
        </w:numPr>
        <w:ind w:left="3240"/>
        <w:rPr>
          <w:ins w:id="1124" w:author="Phạm Quang Thịnh" w:date="2019-06-04T13:43:00Z"/>
          <w:sz w:val="28"/>
          <w:szCs w:val="24"/>
        </w:rPr>
      </w:pPr>
      <w:r w:rsidRPr="00D06CD8">
        <w:rPr>
          <w:sz w:val="28"/>
          <w:szCs w:val="24"/>
        </w:rPr>
        <w:t>Kết thúc</w:t>
      </w:r>
    </w:p>
    <w:p w14:paraId="4CFB04D6" w14:textId="63424B5E" w:rsidR="00062F19" w:rsidRPr="00D06CD8" w:rsidRDefault="00062F19" w:rsidP="00062F19">
      <w:pPr>
        <w:pStyle w:val="NoSpacing"/>
        <w:rPr>
          <w:ins w:id="1125" w:author="Phạm Quang Thịnh" w:date="2019-06-04T13:44:00Z"/>
          <w:sz w:val="32"/>
        </w:rPr>
      </w:pPr>
    </w:p>
    <w:p w14:paraId="01522E51" w14:textId="48C792BF" w:rsidR="000D0730" w:rsidRPr="00D06CD8" w:rsidRDefault="000D0730" w:rsidP="00062F19">
      <w:pPr>
        <w:pStyle w:val="NoSpacing"/>
        <w:rPr>
          <w:ins w:id="1126" w:author="Phạm Quang Thịnh" w:date="2019-06-04T13:44:00Z"/>
          <w:sz w:val="32"/>
        </w:rPr>
      </w:pPr>
    </w:p>
    <w:p w14:paraId="2B558181" w14:textId="0A56082F" w:rsidR="000D0730" w:rsidRPr="00D06CD8" w:rsidRDefault="000D0730" w:rsidP="00062F19">
      <w:pPr>
        <w:pStyle w:val="NoSpacing"/>
        <w:rPr>
          <w:ins w:id="1127" w:author="Phạm Quang Thịnh" w:date="2019-06-04T13:44:00Z"/>
          <w:sz w:val="32"/>
        </w:rPr>
      </w:pPr>
    </w:p>
    <w:p w14:paraId="2184B025" w14:textId="77777777" w:rsidR="000D0730" w:rsidRPr="00D06CD8" w:rsidRDefault="000D0730" w:rsidP="00062F19">
      <w:pPr>
        <w:pStyle w:val="NoSpacing"/>
        <w:rPr>
          <w:ins w:id="1128" w:author="Phạm Quang Thịnh" w:date="2019-06-04T13:44:00Z"/>
          <w:sz w:val="32"/>
        </w:rPr>
      </w:pPr>
    </w:p>
    <w:p w14:paraId="676031BC" w14:textId="77777777" w:rsidR="00062F19" w:rsidRPr="00D06CD8" w:rsidRDefault="00062F19" w:rsidP="00A35E6C">
      <w:pPr>
        <w:pStyle w:val="NoSpacing"/>
        <w:rPr>
          <w:sz w:val="24"/>
        </w:rPr>
      </w:pPr>
    </w:p>
    <w:p w14:paraId="246A924D" w14:textId="722B5130" w:rsidR="00BC30BA" w:rsidRPr="00D06CD8" w:rsidRDefault="00BC30BA" w:rsidP="007C35E3">
      <w:pPr>
        <w:pStyle w:val="Heading2"/>
        <w:numPr>
          <w:ilvl w:val="0"/>
          <w:numId w:val="10"/>
        </w:numPr>
        <w:rPr>
          <w:ins w:id="1129" w:author="Phạm Quang Thịnh" w:date="2019-06-04T13:22:00Z"/>
          <w:sz w:val="28"/>
        </w:rPr>
      </w:pPr>
      <w:bookmarkStart w:id="1130" w:name="_Toc13165964"/>
      <w:r w:rsidRPr="00D06CD8">
        <w:rPr>
          <w:sz w:val="28"/>
        </w:rPr>
        <w:t>Mô hình hóa dữ liệu (ERD Model)</w:t>
      </w:r>
      <w:bookmarkEnd w:id="1130"/>
    </w:p>
    <w:p w14:paraId="13723021" w14:textId="0248C792" w:rsidR="006D3B7B" w:rsidRPr="00D06CD8" w:rsidRDefault="00986462" w:rsidP="00512934">
      <w:pPr>
        <w:rPr>
          <w:ins w:id="1131" w:author="Hoan Nguyễn Công" w:date="2019-03-26T07:51:00Z"/>
          <w:sz w:val="24"/>
        </w:rPr>
      </w:pPr>
      <w:r w:rsidRPr="00D06CD8">
        <w:rPr>
          <w:noProof/>
          <w:sz w:val="24"/>
        </w:rPr>
        <w:drawing>
          <wp:inline distT="0" distB="0" distL="0" distR="0" wp14:anchorId="221DA36C" wp14:editId="6B06AFB5">
            <wp:extent cx="5924550" cy="27813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29FA" w14:textId="68E462F3" w:rsidR="008967CF" w:rsidRPr="00D06CD8" w:rsidRDefault="008967CF" w:rsidP="007C35E3">
      <w:pPr>
        <w:pStyle w:val="Heading2"/>
        <w:numPr>
          <w:ilvl w:val="0"/>
          <w:numId w:val="10"/>
        </w:numPr>
        <w:rPr>
          <w:ins w:id="1132" w:author="Phạm Quang Thịnh" w:date="2019-07-05T13:44:00Z"/>
          <w:sz w:val="28"/>
        </w:rPr>
      </w:pPr>
      <w:bookmarkStart w:id="1133" w:name="_Toc13165965"/>
      <w:ins w:id="1134" w:author="Hoan Nguyễn Công" w:date="2019-03-26T07:51:00Z">
        <w:r w:rsidRPr="00D06CD8">
          <w:rPr>
            <w:sz w:val="28"/>
          </w:rPr>
          <w:t>Sơ đồ lớp ở mức phân tích (Class diagram)</w:t>
        </w:r>
      </w:ins>
      <w:bookmarkEnd w:id="1133"/>
    </w:p>
    <w:p w14:paraId="30C1FD0C" w14:textId="363EDC7E" w:rsidR="00784528" w:rsidRPr="00D06CD8" w:rsidRDefault="00787C66">
      <w:pPr>
        <w:jc w:val="center"/>
        <w:rPr>
          <w:ins w:id="1135" w:author="Phạm Quang Thịnh" w:date="2019-06-04T13:23:00Z"/>
          <w:sz w:val="24"/>
        </w:rPr>
        <w:pPrChange w:id="1136" w:author="Phạm Quang Thịnh" w:date="2019-07-05T13:44:00Z">
          <w:pPr>
            <w:pStyle w:val="Heading2"/>
            <w:numPr>
              <w:numId w:val="10"/>
            </w:numPr>
            <w:ind w:left="720" w:hanging="360"/>
          </w:pPr>
        </w:pPrChange>
      </w:pPr>
      <w:r w:rsidRPr="00D06CD8">
        <w:rPr>
          <w:noProof/>
          <w:sz w:val="24"/>
        </w:rPr>
        <w:drawing>
          <wp:inline distT="0" distB="0" distL="0" distR="0" wp14:anchorId="7579D1E5" wp14:editId="48F64246">
            <wp:extent cx="5786948" cy="44958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217" cy="450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0D12" w14:textId="01C3632B" w:rsidR="00FF1F2A" w:rsidRPr="00D06CD8" w:rsidRDefault="00FF1F2A" w:rsidP="00512934">
      <w:pPr>
        <w:rPr>
          <w:sz w:val="24"/>
        </w:rPr>
      </w:pPr>
    </w:p>
    <w:p w14:paraId="3C3F91D3" w14:textId="245DD3CB" w:rsidR="007E56BA" w:rsidRPr="00D06CD8" w:rsidRDefault="007E56BA" w:rsidP="00512934">
      <w:pPr>
        <w:pStyle w:val="Heading1"/>
        <w:rPr>
          <w:sz w:val="36"/>
        </w:rPr>
      </w:pPr>
      <w:bookmarkStart w:id="1137" w:name="_Toc13165966"/>
      <w:r w:rsidRPr="00D06CD8">
        <w:rPr>
          <w:sz w:val="36"/>
        </w:rPr>
        <w:t>Chương 3: Thiết kế</w:t>
      </w:r>
      <w:bookmarkEnd w:id="1137"/>
    </w:p>
    <w:p w14:paraId="44FBD731" w14:textId="64E81FAC" w:rsidR="008967CF" w:rsidRPr="00D06CD8" w:rsidRDefault="008967CF" w:rsidP="00512934">
      <w:pPr>
        <w:pStyle w:val="Heading2"/>
        <w:numPr>
          <w:ilvl w:val="0"/>
          <w:numId w:val="12"/>
        </w:numPr>
        <w:rPr>
          <w:ins w:id="1138" w:author="Hoan Nguyễn Công" w:date="2019-03-26T07:52:00Z"/>
          <w:sz w:val="28"/>
        </w:rPr>
      </w:pPr>
      <w:bookmarkStart w:id="1139" w:name="_Toc13165967"/>
      <w:ins w:id="1140" w:author="Hoan Nguyễn Công" w:date="2019-03-26T07:52:00Z">
        <w:r w:rsidRPr="00D06CD8">
          <w:rPr>
            <w:sz w:val="28"/>
          </w:rPr>
          <w:t>Thiết kế kiến trúc</w:t>
        </w:r>
        <w:bookmarkEnd w:id="1139"/>
      </w:ins>
    </w:p>
    <w:p w14:paraId="0C7B399D" w14:textId="332CF953" w:rsidR="008967CF" w:rsidRPr="00D06CD8" w:rsidRDefault="008967CF" w:rsidP="00512934">
      <w:pPr>
        <w:pStyle w:val="Heading3"/>
        <w:numPr>
          <w:ilvl w:val="0"/>
          <w:numId w:val="13"/>
        </w:numPr>
        <w:rPr>
          <w:ins w:id="1141" w:author="Phạm Quang Thịnh" w:date="2019-07-05T23:31:00Z"/>
          <w:color w:val="000000" w:themeColor="text1"/>
          <w:sz w:val="28"/>
        </w:rPr>
      </w:pPr>
      <w:ins w:id="1142" w:author="Hoan Nguyễn Công" w:date="2019-03-26T07:52:00Z">
        <w:r w:rsidRPr="00D06CD8">
          <w:rPr>
            <w:color w:val="000000" w:themeColor="text1"/>
            <w:sz w:val="28"/>
          </w:rPr>
          <w:t>Mô h</w:t>
        </w:r>
      </w:ins>
      <w:ins w:id="1143" w:author="Phạm Quang Thịnh" w:date="2019-06-04T13:37:00Z">
        <w:r w:rsidR="001B44D6" w:rsidRPr="00D06CD8">
          <w:rPr>
            <w:color w:val="000000" w:themeColor="text1"/>
            <w:sz w:val="28"/>
          </w:rPr>
          <w:t>ì</w:t>
        </w:r>
      </w:ins>
      <w:ins w:id="1144" w:author="Hoan Nguyễn Công" w:date="2019-03-26T07:52:00Z">
        <w:del w:id="1145" w:author="Phạm Quang Thịnh" w:date="2019-06-04T13:37:00Z">
          <w:r w:rsidRPr="00D06CD8" w:rsidDel="001B44D6">
            <w:rPr>
              <w:color w:val="000000" w:themeColor="text1"/>
              <w:sz w:val="28"/>
            </w:rPr>
            <w:delText>ỉ</w:delText>
          </w:r>
        </w:del>
        <w:r w:rsidRPr="00D06CD8">
          <w:rPr>
            <w:color w:val="000000" w:themeColor="text1"/>
            <w:sz w:val="28"/>
          </w:rPr>
          <w:t>nh tổng thể kiến trúc</w:t>
        </w:r>
      </w:ins>
    </w:p>
    <w:p w14:paraId="5F65B27A" w14:textId="04E59293" w:rsidR="00D40750" w:rsidRPr="00D06CD8" w:rsidRDefault="00961D59">
      <w:pPr>
        <w:jc w:val="center"/>
        <w:rPr>
          <w:ins w:id="1146" w:author="Hoan Nguyễn Công" w:date="2019-03-26T07:52:00Z"/>
          <w:rPrChange w:id="1147" w:author="Phạm Quang Thịnh" w:date="2019-07-05T23:31:00Z">
            <w:rPr>
              <w:ins w:id="1148" w:author="Hoan Nguyễn Công" w:date="2019-03-26T07:52:00Z"/>
              <w:color w:val="000000" w:themeColor="text1"/>
            </w:rPr>
          </w:rPrChange>
        </w:rPr>
        <w:pPrChange w:id="1149" w:author="Phạm Quang Thịnh" w:date="2019-07-05T23:31:00Z">
          <w:pPr>
            <w:pStyle w:val="Heading3"/>
            <w:numPr>
              <w:numId w:val="13"/>
            </w:numPr>
            <w:ind w:left="1080" w:hanging="360"/>
          </w:pPr>
        </w:pPrChange>
      </w:pPr>
      <w:r w:rsidRPr="00D06CD8">
        <w:rPr>
          <w:noProof/>
          <w:sz w:val="24"/>
        </w:rPr>
        <w:drawing>
          <wp:inline distT="0" distB="0" distL="0" distR="0" wp14:anchorId="0B53AA91" wp14:editId="48050D8C">
            <wp:extent cx="5943600" cy="4305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E219" w14:textId="16E3F0C2" w:rsidR="008967CF" w:rsidRPr="00D06CD8" w:rsidRDefault="008967CF" w:rsidP="00512934">
      <w:pPr>
        <w:pStyle w:val="Heading3"/>
        <w:numPr>
          <w:ilvl w:val="0"/>
          <w:numId w:val="13"/>
        </w:numPr>
        <w:rPr>
          <w:ins w:id="1150" w:author="Hoan Nguyễn Công" w:date="2019-03-26T07:52:00Z"/>
          <w:color w:val="000000" w:themeColor="text1"/>
          <w:sz w:val="28"/>
        </w:rPr>
      </w:pPr>
      <w:ins w:id="1151" w:author="Hoan Nguyễn Công" w:date="2019-03-26T07:52:00Z">
        <w:del w:id="1152" w:author="Phạm Quang Thịnh" w:date="2019-06-04T13:16:00Z">
          <w:r w:rsidRPr="00D06CD8" w:rsidDel="00202EFE">
            <w:rPr>
              <w:color w:val="000000" w:themeColor="text1"/>
              <w:sz w:val="28"/>
            </w:rPr>
            <w:delText xml:space="preserve"> </w:delText>
          </w:r>
        </w:del>
        <w:r w:rsidRPr="00D06CD8">
          <w:rPr>
            <w:color w:val="000000" w:themeColor="text1"/>
            <w:sz w:val="28"/>
          </w:rPr>
          <w:t>Danh sách các componet/Package</w:t>
        </w:r>
      </w:ins>
    </w:p>
    <w:p w14:paraId="22B7BD6A" w14:textId="41980922" w:rsidR="008967CF" w:rsidRPr="00D06CD8" w:rsidRDefault="008967CF" w:rsidP="00512934">
      <w:pPr>
        <w:pStyle w:val="Heading3"/>
        <w:numPr>
          <w:ilvl w:val="0"/>
          <w:numId w:val="13"/>
        </w:numPr>
        <w:rPr>
          <w:ins w:id="1153" w:author="Hoan Nguyễn Công" w:date="2019-03-26T07:52:00Z"/>
          <w:color w:val="000000" w:themeColor="text1"/>
          <w:sz w:val="28"/>
        </w:rPr>
      </w:pPr>
      <w:ins w:id="1154" w:author="Hoan Nguyễn Công" w:date="2019-03-26T07:52:00Z">
        <w:del w:id="1155" w:author="Phạm Quang Thịnh" w:date="2019-06-04T13:16:00Z">
          <w:r w:rsidRPr="00D06CD8" w:rsidDel="00202EFE">
            <w:rPr>
              <w:color w:val="000000" w:themeColor="text1"/>
              <w:sz w:val="28"/>
            </w:rPr>
            <w:delText xml:space="preserve"> </w:delText>
          </w:r>
        </w:del>
        <w:r w:rsidRPr="00D06CD8">
          <w:rPr>
            <w:color w:val="000000" w:themeColor="text1"/>
            <w:sz w:val="28"/>
          </w:rPr>
          <w:t>Giải thích tương tác/giao tiếp giữa các components</w:t>
        </w:r>
      </w:ins>
    </w:p>
    <w:p w14:paraId="61C7B1C6" w14:textId="3B4D2BEE" w:rsidR="008967CF" w:rsidRPr="00D06CD8" w:rsidRDefault="008967CF" w:rsidP="00512934">
      <w:pPr>
        <w:pStyle w:val="Heading2"/>
        <w:numPr>
          <w:ilvl w:val="0"/>
          <w:numId w:val="12"/>
        </w:numPr>
        <w:rPr>
          <w:ins w:id="1156" w:author="Phạm Quang Thịnh" w:date="2019-07-05T13:45:00Z"/>
          <w:sz w:val="28"/>
        </w:rPr>
      </w:pPr>
      <w:bookmarkStart w:id="1157" w:name="_Toc13165968"/>
      <w:ins w:id="1158" w:author="Hoan Nguyễn Công" w:date="2019-03-26T07:52:00Z">
        <w:r w:rsidRPr="00D06CD8">
          <w:rPr>
            <w:sz w:val="28"/>
          </w:rPr>
          <w:t>Thiết kế lớp – Sơ đồ lớp ở mức thiết kế</w:t>
        </w:r>
      </w:ins>
      <w:bookmarkEnd w:id="1157"/>
    </w:p>
    <w:p w14:paraId="3227F73E" w14:textId="05AD0CDF" w:rsidR="00784528" w:rsidRPr="00D06CD8" w:rsidRDefault="006E2F00" w:rsidP="00784528">
      <w:pPr>
        <w:rPr>
          <w:ins w:id="1159" w:author="Phạm Quang Thịnh" w:date="2019-07-05T13:47:00Z"/>
          <w:sz w:val="24"/>
        </w:rPr>
      </w:pPr>
      <w:r w:rsidRPr="00D06CD8">
        <w:rPr>
          <w:noProof/>
          <w:sz w:val="24"/>
        </w:rPr>
        <w:drawing>
          <wp:inline distT="0" distB="0" distL="0" distR="0" wp14:anchorId="25D41573" wp14:editId="6D0576D7">
            <wp:extent cx="5934075" cy="4705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7760" w14:textId="3FC027B6" w:rsidR="003B53C6" w:rsidRPr="00D06CD8" w:rsidRDefault="00156214" w:rsidP="00784528">
      <w:pPr>
        <w:rPr>
          <w:ins w:id="1160" w:author="Phạm Quang Thịnh" w:date="2019-07-05T13:47:00Z"/>
          <w:sz w:val="24"/>
        </w:rPr>
      </w:pPr>
      <w:r w:rsidRPr="00D06CD8">
        <w:rPr>
          <w:noProof/>
          <w:sz w:val="24"/>
        </w:rPr>
        <w:drawing>
          <wp:inline distT="0" distB="0" distL="0" distR="0" wp14:anchorId="49C048B6" wp14:editId="3A093A85">
            <wp:extent cx="5943600" cy="2581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2C6B" w14:textId="574D1D96" w:rsidR="003B53C6" w:rsidRPr="00D06CD8" w:rsidRDefault="003B53C6">
      <w:pPr>
        <w:rPr>
          <w:ins w:id="1161" w:author="Hoan Nguyễn Công" w:date="2019-03-26T07:52:00Z"/>
          <w:sz w:val="24"/>
        </w:rPr>
        <w:pPrChange w:id="1162" w:author="Phạm Quang Thịnh" w:date="2019-07-05T13:45:00Z">
          <w:pPr>
            <w:pStyle w:val="Heading2"/>
            <w:numPr>
              <w:numId w:val="12"/>
            </w:numPr>
            <w:ind w:left="720" w:hanging="360"/>
          </w:pPr>
        </w:pPrChange>
      </w:pPr>
    </w:p>
    <w:p w14:paraId="1329524C" w14:textId="1E66F05F" w:rsidR="00E6463C" w:rsidRPr="00D06CD8" w:rsidRDefault="007E56BA">
      <w:pPr>
        <w:pStyle w:val="Heading2"/>
        <w:numPr>
          <w:ilvl w:val="0"/>
          <w:numId w:val="12"/>
        </w:numPr>
        <w:rPr>
          <w:sz w:val="28"/>
        </w:rPr>
      </w:pPr>
      <w:bookmarkStart w:id="1163" w:name="_Toc13165969"/>
      <w:r w:rsidRPr="00D06CD8">
        <w:rPr>
          <w:sz w:val="28"/>
        </w:rPr>
        <w:t>Thiết kế giao diện</w:t>
      </w:r>
      <w:bookmarkEnd w:id="1163"/>
    </w:p>
    <w:p w14:paraId="0118C506" w14:textId="77777777" w:rsidR="00E6463C" w:rsidRPr="00D06CD8" w:rsidRDefault="00863D73">
      <w:pPr>
        <w:pStyle w:val="Heading3"/>
        <w:numPr>
          <w:ilvl w:val="0"/>
          <w:numId w:val="58"/>
        </w:numPr>
        <w:rPr>
          <w:ins w:id="1164" w:author="Phạm Quang Thịnh" w:date="2019-07-05T19:20:00Z"/>
          <w:rStyle w:val="Heading3Char"/>
          <w:sz w:val="28"/>
        </w:rPr>
        <w:pPrChange w:id="1165" w:author="Phạm Quang Thịnh" w:date="2019-07-05T19:20:00Z">
          <w:pPr>
            <w:ind w:left="360"/>
          </w:pPr>
        </w:pPrChange>
      </w:pPr>
      <w:r w:rsidRPr="00D06CD8">
        <w:rPr>
          <w:rStyle w:val="Heading3Char"/>
          <w:sz w:val="28"/>
          <w:rPrChange w:id="1166" w:author="Phạm Quang Thịnh" w:date="2019-07-05T19:20:00Z">
            <w:rPr/>
          </w:rPrChange>
        </w:rPr>
        <w:t>Sơ đồ liên kết màn hình</w:t>
      </w:r>
    </w:p>
    <w:p w14:paraId="423BAA00" w14:textId="6BE202B8" w:rsidR="0090431B" w:rsidRPr="00D06CD8" w:rsidRDefault="00CD7742" w:rsidP="00E65286">
      <w:pPr>
        <w:ind w:left="360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58D58A62" wp14:editId="5E3D2C86">
            <wp:extent cx="4495800" cy="3081391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146" cy="30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3837" w14:textId="2BF17BB2" w:rsidR="00CD7742" w:rsidRPr="00D06CD8" w:rsidRDefault="00CD7742" w:rsidP="00CD7742">
      <w:pPr>
        <w:ind w:left="360"/>
        <w:jc w:val="center"/>
        <w:rPr>
          <w:sz w:val="24"/>
        </w:rPr>
      </w:pPr>
      <w:r w:rsidRPr="00D06CD8">
        <w:rPr>
          <w:sz w:val="24"/>
        </w:rPr>
        <w:t>Giao diện quản lý</w:t>
      </w:r>
    </w:p>
    <w:p w14:paraId="576E15EA" w14:textId="77777777" w:rsidR="00136E7C" w:rsidRPr="00D06CD8" w:rsidRDefault="00136E7C" w:rsidP="00CD7742">
      <w:pPr>
        <w:ind w:left="360"/>
        <w:jc w:val="center"/>
        <w:rPr>
          <w:sz w:val="24"/>
        </w:rPr>
        <w:sectPr w:rsidR="00136E7C" w:rsidRPr="00D06CD8" w:rsidSect="00DE37E0">
          <w:footerReference w:type="default" r:id="rId39"/>
          <w:footerReference w:type="first" r:id="rId4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A232983" w14:textId="30CA2EB1" w:rsidR="00CD7742" w:rsidRPr="00D06CD8" w:rsidRDefault="00CD7742" w:rsidP="00CD7742">
      <w:pPr>
        <w:ind w:left="360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55B348F9" wp14:editId="5A78394B">
            <wp:extent cx="1057275" cy="1878218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729" cy="188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2A33" w14:textId="05444C62" w:rsidR="00CD7742" w:rsidRPr="00D06CD8" w:rsidRDefault="00CD7742" w:rsidP="00CD7742">
      <w:pPr>
        <w:ind w:left="360"/>
        <w:jc w:val="center"/>
        <w:rPr>
          <w:sz w:val="24"/>
        </w:rPr>
      </w:pPr>
      <w:r w:rsidRPr="00D06CD8">
        <w:rPr>
          <w:sz w:val="24"/>
        </w:rPr>
        <w:t>Giao diện nhân viên</w:t>
      </w:r>
    </w:p>
    <w:p w14:paraId="2832F663" w14:textId="18867152" w:rsidR="00AD4034" w:rsidRPr="00D06CD8" w:rsidRDefault="00136E7C" w:rsidP="00CD7742">
      <w:pPr>
        <w:ind w:left="360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223E0314" wp14:editId="61CA2641">
            <wp:extent cx="2066925" cy="2484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964" cy="249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57FB" w14:textId="32EDF93D" w:rsidR="00136E7C" w:rsidRPr="00D06CD8" w:rsidRDefault="00AD4034" w:rsidP="0043136A">
      <w:pPr>
        <w:ind w:left="360"/>
        <w:jc w:val="center"/>
        <w:rPr>
          <w:sz w:val="24"/>
        </w:rPr>
      </w:pPr>
      <w:r w:rsidRPr="00D06CD8">
        <w:rPr>
          <w:sz w:val="24"/>
        </w:rPr>
        <w:t>Giao diện thu ngân</w:t>
      </w:r>
    </w:p>
    <w:p w14:paraId="6706315F" w14:textId="77777777" w:rsidR="00136E7C" w:rsidRPr="00D06CD8" w:rsidRDefault="00136E7C" w:rsidP="00136E7C">
      <w:pPr>
        <w:rPr>
          <w:sz w:val="24"/>
        </w:rPr>
      </w:pPr>
    </w:p>
    <w:p w14:paraId="00ABA970" w14:textId="77777777" w:rsidR="00136E7C" w:rsidRPr="00D06CD8" w:rsidRDefault="00136E7C" w:rsidP="00136E7C">
      <w:pPr>
        <w:rPr>
          <w:sz w:val="24"/>
        </w:rPr>
      </w:pPr>
    </w:p>
    <w:p w14:paraId="2996E23E" w14:textId="77777777" w:rsidR="00136E7C" w:rsidRPr="00D06CD8" w:rsidRDefault="00136E7C" w:rsidP="00136E7C">
      <w:pPr>
        <w:rPr>
          <w:sz w:val="24"/>
        </w:rPr>
      </w:pPr>
    </w:p>
    <w:p w14:paraId="2FA54578" w14:textId="6E7F6D74" w:rsidR="0043136A" w:rsidRPr="00D06CD8" w:rsidRDefault="0043136A" w:rsidP="00136E7C">
      <w:pPr>
        <w:rPr>
          <w:sz w:val="24"/>
        </w:rPr>
        <w:sectPr w:rsidR="0043136A" w:rsidRPr="00D06CD8" w:rsidSect="00136E7C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4AAD7C90" w14:textId="354B9524" w:rsidR="00223E72" w:rsidRPr="00D06CD8" w:rsidRDefault="00223E72" w:rsidP="00E6463C">
      <w:pPr>
        <w:pStyle w:val="Heading3"/>
        <w:numPr>
          <w:ilvl w:val="0"/>
          <w:numId w:val="58"/>
        </w:numPr>
        <w:rPr>
          <w:ins w:id="1167" w:author="Phạm Quang Thịnh" w:date="2019-07-05T19:30:00Z"/>
          <w:sz w:val="28"/>
        </w:rPr>
      </w:pPr>
      <w:ins w:id="1168" w:author="Phạm Quang Thịnh" w:date="2019-07-05T19:17:00Z">
        <w:r w:rsidRPr="00D06CD8">
          <w:rPr>
            <w:sz w:val="28"/>
          </w:rPr>
          <w:t>Danh sách màn hình &amp; mô tả chức năng từng màn hình</w:t>
        </w:r>
      </w:ins>
    </w:p>
    <w:p w14:paraId="06D587A7" w14:textId="77777777" w:rsidR="004C7594" w:rsidRPr="00D06CD8" w:rsidRDefault="004C7594" w:rsidP="00643646">
      <w:pPr>
        <w:pStyle w:val="Heading4"/>
        <w:rPr>
          <w:sz w:val="24"/>
        </w:rPr>
      </w:pPr>
      <w:r w:rsidRPr="00D06CD8">
        <w:rPr>
          <w:sz w:val="24"/>
        </w:rPr>
        <w:t>Màn hình đăng nhập</w:t>
      </w:r>
    </w:p>
    <w:p w14:paraId="48C1C0B9" w14:textId="77A46C8C" w:rsidR="004C7594" w:rsidRPr="00D06CD8" w:rsidRDefault="004C7594" w:rsidP="00643646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2E9E277E" wp14:editId="67DF2BE9">
            <wp:extent cx="2190750" cy="25050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6"/>
        <w:gridCol w:w="2158"/>
        <w:gridCol w:w="2158"/>
        <w:gridCol w:w="2158"/>
      </w:tblGrid>
      <w:tr w:rsidR="004C7594" w:rsidRPr="007F1AA9" w14:paraId="3A1B38C7" w14:textId="77777777" w:rsidTr="004C7594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55BE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 xml:space="preserve">Tên 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54060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Kiểu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3815D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Ràng buộc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8223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Chức năng</w:t>
            </w:r>
          </w:p>
        </w:tc>
      </w:tr>
      <w:tr w:rsidR="004C7594" w:rsidRPr="007F1AA9" w14:paraId="1A61C2A7" w14:textId="77777777" w:rsidTr="004C7594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E0FBF" w14:textId="77777777" w:rsidR="004C7594" w:rsidRPr="007F1AA9" w:rsidRDefault="004C7594">
            <w:pPr>
              <w:pStyle w:val="ListParagraph"/>
              <w:ind w:left="0"/>
            </w:pPr>
            <w:r w:rsidRPr="007F1AA9">
              <w:t>Tài khoản 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EE9FA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302A0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86FB2" w14:textId="77777777" w:rsidR="004C7594" w:rsidRPr="007F1AA9" w:rsidRDefault="004C7594">
            <w:pPr>
              <w:pStyle w:val="ListParagraph"/>
              <w:ind w:left="0"/>
            </w:pPr>
            <w:r w:rsidRPr="007F1AA9">
              <w:t>Nhập username</w:t>
            </w:r>
          </w:p>
        </w:tc>
      </w:tr>
      <w:tr w:rsidR="004C7594" w:rsidRPr="007F1AA9" w14:paraId="7A8556F6" w14:textId="77777777" w:rsidTr="004C7594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542FB" w14:textId="77777777" w:rsidR="004C7594" w:rsidRPr="007F1AA9" w:rsidRDefault="004C7594">
            <w:pPr>
              <w:pStyle w:val="ListParagraph"/>
              <w:ind w:left="0"/>
            </w:pPr>
            <w:r w:rsidRPr="007F1AA9">
              <w:t>Mật khẩu 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76782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AB547" w14:textId="77777777" w:rsidR="004C7594" w:rsidRPr="007F1AA9" w:rsidRDefault="004C7594">
            <w:pPr>
              <w:pStyle w:val="ListParagraph"/>
              <w:ind w:left="0"/>
            </w:pPr>
            <w:r w:rsidRPr="007F1AA9">
              <w:t xml:space="preserve">Không 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3079" w14:textId="77777777" w:rsidR="004C7594" w:rsidRPr="007F1AA9" w:rsidRDefault="004C7594">
            <w:pPr>
              <w:pStyle w:val="ListParagraph"/>
              <w:ind w:left="0"/>
            </w:pPr>
            <w:r w:rsidRPr="007F1AA9">
              <w:t>Nhập mật khẩu</w:t>
            </w:r>
          </w:p>
        </w:tc>
      </w:tr>
      <w:tr w:rsidR="004C7594" w:rsidRPr="007F1AA9" w14:paraId="37A5E8E0" w14:textId="77777777" w:rsidTr="004C7594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626BB" w14:textId="77777777" w:rsidR="004C7594" w:rsidRPr="007F1AA9" w:rsidRDefault="004C7594">
            <w:pPr>
              <w:pStyle w:val="ListParagraph"/>
              <w:ind w:left="0"/>
            </w:pPr>
            <w:r w:rsidRPr="007F1AA9">
              <w:t>Đăng nhập button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8CE71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49E37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683AB" w14:textId="77777777" w:rsidR="004C7594" w:rsidRPr="007F1AA9" w:rsidRDefault="004C7594">
            <w:pPr>
              <w:pStyle w:val="ListParagraph"/>
              <w:ind w:left="0"/>
            </w:pPr>
            <w:r w:rsidRPr="007F1AA9">
              <w:t>Đăng nhập</w:t>
            </w:r>
          </w:p>
        </w:tc>
      </w:tr>
    </w:tbl>
    <w:p w14:paraId="72E3A43A" w14:textId="77777777" w:rsidR="004C7594" w:rsidRPr="00D06CD8" w:rsidRDefault="004C7594" w:rsidP="004C7594">
      <w:pPr>
        <w:pStyle w:val="ListParagraph"/>
        <w:rPr>
          <w:sz w:val="24"/>
        </w:rPr>
      </w:pPr>
    </w:p>
    <w:p w14:paraId="22203085" w14:textId="77777777" w:rsidR="004C7594" w:rsidRPr="00D06CD8" w:rsidRDefault="004C7594" w:rsidP="00643646">
      <w:pPr>
        <w:pStyle w:val="Heading4"/>
        <w:rPr>
          <w:sz w:val="24"/>
        </w:rPr>
      </w:pPr>
      <w:r w:rsidRPr="00D06CD8">
        <w:rPr>
          <w:sz w:val="24"/>
        </w:rPr>
        <w:t>Màn hình của thu ngân</w:t>
      </w:r>
    </w:p>
    <w:p w14:paraId="47F22413" w14:textId="20CF68DD" w:rsidR="004C7594" w:rsidRPr="00D06CD8" w:rsidRDefault="004C7594" w:rsidP="00643646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045DC828" wp14:editId="58FA9914">
            <wp:extent cx="2000250" cy="242887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905" w:type="dxa"/>
        <w:tblInd w:w="720" w:type="dxa"/>
        <w:tblLook w:val="04A0" w:firstRow="1" w:lastRow="0" w:firstColumn="1" w:lastColumn="0" w:noHBand="0" w:noVBand="1"/>
      </w:tblPr>
      <w:tblGrid>
        <w:gridCol w:w="2515"/>
        <w:gridCol w:w="990"/>
        <w:gridCol w:w="2430"/>
        <w:gridCol w:w="2970"/>
      </w:tblGrid>
      <w:tr w:rsidR="004C7594" w:rsidRPr="007F1AA9" w14:paraId="61F9471C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ECADD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 xml:space="preserve">Tên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95195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Kiểu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B9E0B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Ràng buộc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AC877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Chức năng</w:t>
            </w:r>
          </w:p>
        </w:tc>
      </w:tr>
      <w:tr w:rsidR="004C7594" w:rsidRPr="007F1AA9" w14:paraId="30491D99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9DAC2" w14:textId="77777777" w:rsidR="004C7594" w:rsidRPr="007F1AA9" w:rsidRDefault="004C7594">
            <w:pPr>
              <w:pStyle w:val="ListParagraph"/>
              <w:ind w:left="0"/>
            </w:pPr>
            <w:r w:rsidRPr="007F1AA9">
              <w:t>Button đặt bàn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A194B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943C3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970CD" w14:textId="77777777" w:rsidR="004C7594" w:rsidRPr="007F1AA9" w:rsidRDefault="004C7594">
            <w:pPr>
              <w:pStyle w:val="ListParagraph"/>
              <w:ind w:left="0"/>
            </w:pPr>
            <w:r w:rsidRPr="007F1AA9">
              <w:t>Mở cửa sổ đặt bàn</w:t>
            </w:r>
          </w:p>
        </w:tc>
      </w:tr>
      <w:tr w:rsidR="004C7594" w:rsidRPr="007F1AA9" w14:paraId="2E98D0FD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1481C" w14:textId="77777777" w:rsidR="004C7594" w:rsidRPr="007F1AA9" w:rsidRDefault="004C7594">
            <w:pPr>
              <w:pStyle w:val="ListParagraph"/>
              <w:ind w:left="0"/>
            </w:pPr>
            <w:r w:rsidRPr="007F1AA9">
              <w:t>Button lập hóa đơn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7FF43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883D0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7510" w14:textId="77777777" w:rsidR="004C7594" w:rsidRPr="007F1AA9" w:rsidRDefault="004C7594">
            <w:pPr>
              <w:pStyle w:val="ListParagraph"/>
              <w:ind w:left="0"/>
            </w:pPr>
            <w:r w:rsidRPr="007F1AA9">
              <w:t>Mở cửa sổ lập hóa đơn</w:t>
            </w:r>
          </w:p>
        </w:tc>
      </w:tr>
      <w:tr w:rsidR="004C7594" w:rsidRPr="007F1AA9" w14:paraId="2DD7ED38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63C26" w14:textId="77777777" w:rsidR="004C7594" w:rsidRPr="007F1AA9" w:rsidRDefault="004C7594">
            <w:pPr>
              <w:pStyle w:val="ListParagraph"/>
              <w:ind w:left="0"/>
            </w:pPr>
            <w:r w:rsidRPr="007F1AA9">
              <w:t>Button lập báo cáo tháng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E472A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CC312" w14:textId="77777777" w:rsidR="004C7594" w:rsidRPr="007F1AA9" w:rsidRDefault="004C7594">
            <w:pPr>
              <w:pStyle w:val="ListParagraph"/>
              <w:ind w:left="0"/>
            </w:pPr>
            <w:r w:rsidRPr="007F1AA9">
              <w:t>Chỉ thực hiện được vào cuối tháng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42E7A" w14:textId="77777777" w:rsidR="004C7594" w:rsidRPr="007F1AA9" w:rsidRDefault="004C7594">
            <w:pPr>
              <w:pStyle w:val="ListParagraph"/>
              <w:ind w:left="0"/>
            </w:pPr>
            <w:r w:rsidRPr="007F1AA9">
              <w:t>Mở cửa sổ lập báo cáo tháng</w:t>
            </w:r>
          </w:p>
        </w:tc>
      </w:tr>
      <w:tr w:rsidR="004C7594" w:rsidRPr="007F1AA9" w14:paraId="10ECE5F5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4413A" w14:textId="77777777" w:rsidR="004C7594" w:rsidRPr="007F1AA9" w:rsidRDefault="004C7594">
            <w:pPr>
              <w:pStyle w:val="ListParagraph"/>
              <w:ind w:left="0"/>
            </w:pPr>
            <w:r w:rsidRPr="007F1AA9">
              <w:t>Button điểm danh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3DA3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81D0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DC1C" w14:textId="77777777" w:rsidR="004C7594" w:rsidRPr="007F1AA9" w:rsidRDefault="004C7594">
            <w:pPr>
              <w:pStyle w:val="ListParagraph"/>
              <w:ind w:left="0"/>
            </w:pPr>
            <w:r w:rsidRPr="007F1AA9">
              <w:t>Mở cửa sổ điểm danh</w:t>
            </w:r>
          </w:p>
        </w:tc>
      </w:tr>
      <w:tr w:rsidR="004C7594" w:rsidRPr="007F1AA9" w14:paraId="3BA4C755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E9BED" w14:textId="77777777" w:rsidR="004C7594" w:rsidRPr="007F1AA9" w:rsidRDefault="004C7594">
            <w:pPr>
              <w:pStyle w:val="ListParagraph"/>
              <w:ind w:left="0"/>
            </w:pPr>
            <w:r w:rsidRPr="007F1AA9">
              <w:t>Button kiểm tra lương tháng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0CE94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1EACB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93E38" w14:textId="77777777" w:rsidR="004C7594" w:rsidRPr="007F1AA9" w:rsidRDefault="004C7594">
            <w:pPr>
              <w:pStyle w:val="ListParagraph"/>
              <w:ind w:left="0"/>
            </w:pPr>
            <w:r w:rsidRPr="007F1AA9">
              <w:t>Mở cửa sổ kiểm tra lương tháng</w:t>
            </w:r>
          </w:p>
        </w:tc>
      </w:tr>
    </w:tbl>
    <w:p w14:paraId="3B7FCB51" w14:textId="77777777" w:rsidR="004C7594" w:rsidRPr="00D06CD8" w:rsidRDefault="004C7594" w:rsidP="004C7594">
      <w:pPr>
        <w:rPr>
          <w:sz w:val="24"/>
        </w:rPr>
      </w:pPr>
    </w:p>
    <w:p w14:paraId="30A7A82F" w14:textId="77777777" w:rsidR="004C7594" w:rsidRPr="00D06CD8" w:rsidRDefault="004C7594" w:rsidP="00643646">
      <w:pPr>
        <w:pStyle w:val="Heading4"/>
        <w:rPr>
          <w:sz w:val="24"/>
        </w:rPr>
      </w:pPr>
      <w:r w:rsidRPr="00D06CD8">
        <w:rPr>
          <w:sz w:val="24"/>
        </w:rPr>
        <w:t>Màn hình của phục vụ và vệ sinh</w:t>
      </w:r>
    </w:p>
    <w:p w14:paraId="2AEBF109" w14:textId="5AD69ED7" w:rsidR="004C7594" w:rsidRPr="00D06CD8" w:rsidRDefault="004C7594" w:rsidP="00643646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1CD46B48" wp14:editId="54C669D3">
            <wp:extent cx="2238375" cy="220027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5"/>
        <w:gridCol w:w="1439"/>
        <w:gridCol w:w="1171"/>
        <w:gridCol w:w="3145"/>
      </w:tblGrid>
      <w:tr w:rsidR="004C7594" w:rsidRPr="007F1AA9" w14:paraId="5AC681A4" w14:textId="77777777" w:rsidTr="004C7594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AB791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 xml:space="preserve">Tên 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11296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Kiểu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2E752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Ràng buộc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12509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Chức năng</w:t>
            </w:r>
          </w:p>
        </w:tc>
      </w:tr>
      <w:tr w:rsidR="004C7594" w:rsidRPr="007F1AA9" w14:paraId="570E3A0A" w14:textId="77777777" w:rsidTr="004C7594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85356" w14:textId="77777777" w:rsidR="004C7594" w:rsidRPr="007F1AA9" w:rsidRDefault="004C7594">
            <w:pPr>
              <w:pStyle w:val="ListParagraph"/>
              <w:ind w:left="0"/>
            </w:pPr>
            <w:r w:rsidRPr="007F1AA9">
              <w:t>Button điểm danh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CD28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832DF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48FD1" w14:textId="77777777" w:rsidR="004C7594" w:rsidRPr="007F1AA9" w:rsidRDefault="004C7594">
            <w:pPr>
              <w:pStyle w:val="ListParagraph"/>
              <w:ind w:left="0"/>
            </w:pPr>
            <w:r w:rsidRPr="007F1AA9">
              <w:t>Mở cửa sổ điểm danh</w:t>
            </w:r>
          </w:p>
        </w:tc>
      </w:tr>
      <w:tr w:rsidR="004C7594" w:rsidRPr="007F1AA9" w14:paraId="794659C5" w14:textId="77777777" w:rsidTr="004C7594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67E0" w14:textId="77777777" w:rsidR="004C7594" w:rsidRPr="007F1AA9" w:rsidRDefault="004C7594">
            <w:pPr>
              <w:pStyle w:val="ListParagraph"/>
              <w:ind w:left="0"/>
            </w:pPr>
            <w:r w:rsidRPr="007F1AA9">
              <w:t>Button kiểm tra lương tháng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ED8D6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6920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AD33A" w14:textId="77777777" w:rsidR="004C7594" w:rsidRPr="007F1AA9" w:rsidRDefault="004C7594">
            <w:pPr>
              <w:pStyle w:val="ListParagraph"/>
              <w:ind w:left="0"/>
            </w:pPr>
            <w:r w:rsidRPr="007F1AA9">
              <w:t>Mở cửa sổ kiểm tra lương tháng</w:t>
            </w:r>
          </w:p>
        </w:tc>
      </w:tr>
    </w:tbl>
    <w:p w14:paraId="1AEEC498" w14:textId="77777777" w:rsidR="004C7594" w:rsidRPr="00D06CD8" w:rsidRDefault="004C7594" w:rsidP="004C7594">
      <w:pPr>
        <w:pStyle w:val="ListParagraph"/>
        <w:rPr>
          <w:sz w:val="24"/>
        </w:rPr>
      </w:pPr>
    </w:p>
    <w:p w14:paraId="54F8AF98" w14:textId="77777777" w:rsidR="004C7594" w:rsidRPr="00D06CD8" w:rsidRDefault="004C7594" w:rsidP="00643646">
      <w:pPr>
        <w:pStyle w:val="Heading4"/>
        <w:rPr>
          <w:sz w:val="24"/>
        </w:rPr>
      </w:pPr>
      <w:r w:rsidRPr="00D06CD8">
        <w:rPr>
          <w:sz w:val="24"/>
        </w:rPr>
        <w:t>Màn hình xem lương tháng</w:t>
      </w:r>
    </w:p>
    <w:p w14:paraId="637532C8" w14:textId="3332A028" w:rsidR="004C7594" w:rsidRPr="00D06CD8" w:rsidRDefault="004C7594" w:rsidP="00643646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1C246297" wp14:editId="2265B738">
            <wp:extent cx="2590800" cy="24955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4C7594" w:rsidRPr="007F1AA9" w14:paraId="657FB97B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A1752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7783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Kiểu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A472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Ràng buộc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78AAB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Chức năng</w:t>
            </w:r>
          </w:p>
        </w:tc>
      </w:tr>
      <w:tr w:rsidR="004C7594" w:rsidRPr="007F1AA9" w14:paraId="763FD040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B8B28" w14:textId="77777777" w:rsidR="004C7594" w:rsidRPr="007F1AA9" w:rsidRDefault="004C7594">
            <w:pPr>
              <w:pStyle w:val="ListParagraph"/>
              <w:ind w:left="0"/>
            </w:pPr>
            <w:r w:rsidRPr="007F1AA9">
              <w:t>Label tên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677D1" w14:textId="77777777" w:rsidR="004C7594" w:rsidRPr="007F1AA9" w:rsidRDefault="004C7594">
            <w:pPr>
              <w:pStyle w:val="ListParagraph"/>
              <w:ind w:left="0"/>
            </w:pPr>
            <w:r w:rsidRPr="007F1AA9">
              <w:t xml:space="preserve">Label 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5130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A6420" w14:textId="77777777" w:rsidR="004C7594" w:rsidRPr="007F1AA9" w:rsidRDefault="004C7594">
            <w:pPr>
              <w:pStyle w:val="ListParagraph"/>
              <w:ind w:left="0"/>
            </w:pPr>
            <w:r w:rsidRPr="007F1AA9">
              <w:t>Hiển thị tên</w:t>
            </w:r>
          </w:p>
        </w:tc>
      </w:tr>
      <w:tr w:rsidR="004C7594" w:rsidRPr="007F1AA9" w14:paraId="0BFD4D60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52309" w14:textId="77777777" w:rsidR="004C7594" w:rsidRPr="007F1AA9" w:rsidRDefault="004C7594">
            <w:pPr>
              <w:pStyle w:val="ListParagraph"/>
              <w:ind w:left="0"/>
            </w:pPr>
            <w:r w:rsidRPr="007F1AA9">
              <w:t>Label số buổi nghỉ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DC671" w14:textId="77777777" w:rsidR="004C7594" w:rsidRPr="007F1AA9" w:rsidRDefault="004C7594">
            <w:pPr>
              <w:pStyle w:val="ListParagraph"/>
              <w:ind w:left="0"/>
            </w:pPr>
            <w:r w:rsidRPr="007F1AA9">
              <w:t xml:space="preserve">Label 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2C367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250E" w14:textId="77777777" w:rsidR="004C7594" w:rsidRPr="007F1AA9" w:rsidRDefault="004C7594">
            <w:pPr>
              <w:pStyle w:val="ListParagraph"/>
              <w:ind w:left="0"/>
            </w:pPr>
            <w:r w:rsidRPr="007F1AA9">
              <w:t>Hiển thị số buổi nghỉ</w:t>
            </w:r>
          </w:p>
        </w:tc>
      </w:tr>
      <w:tr w:rsidR="004C7594" w:rsidRPr="007F1AA9" w14:paraId="042CD895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E13B3" w14:textId="77777777" w:rsidR="004C7594" w:rsidRPr="007F1AA9" w:rsidRDefault="004C7594">
            <w:pPr>
              <w:pStyle w:val="ListParagraph"/>
              <w:ind w:left="0"/>
            </w:pPr>
            <w:r w:rsidRPr="007F1AA9">
              <w:t>Label tổng lương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679DD" w14:textId="77777777" w:rsidR="004C7594" w:rsidRPr="007F1AA9" w:rsidRDefault="004C7594">
            <w:pPr>
              <w:pStyle w:val="ListParagraph"/>
              <w:ind w:left="0"/>
            </w:pPr>
            <w:r w:rsidRPr="007F1AA9">
              <w:t xml:space="preserve">Label 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E0A33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A041E" w14:textId="77777777" w:rsidR="004C7594" w:rsidRPr="007F1AA9" w:rsidRDefault="004C7594">
            <w:pPr>
              <w:pStyle w:val="ListParagraph"/>
              <w:ind w:left="0"/>
            </w:pPr>
            <w:r w:rsidRPr="007F1AA9">
              <w:t>Hiển thị tổng lương</w:t>
            </w:r>
          </w:p>
        </w:tc>
      </w:tr>
    </w:tbl>
    <w:p w14:paraId="477D6BE6" w14:textId="413C051B" w:rsidR="004C7594" w:rsidRPr="00D06CD8" w:rsidRDefault="004C7594" w:rsidP="004C7594">
      <w:pPr>
        <w:pStyle w:val="ListParagraph"/>
        <w:rPr>
          <w:sz w:val="24"/>
        </w:rPr>
      </w:pPr>
    </w:p>
    <w:p w14:paraId="369CA5CA" w14:textId="32910D13" w:rsidR="00643646" w:rsidRPr="00D06CD8" w:rsidRDefault="00643646" w:rsidP="004C7594">
      <w:pPr>
        <w:pStyle w:val="ListParagraph"/>
        <w:rPr>
          <w:sz w:val="24"/>
        </w:rPr>
      </w:pPr>
    </w:p>
    <w:p w14:paraId="01AF71D1" w14:textId="42ADFF38" w:rsidR="00643646" w:rsidRPr="00D06CD8" w:rsidRDefault="00643646" w:rsidP="004C7594">
      <w:pPr>
        <w:pStyle w:val="ListParagraph"/>
        <w:rPr>
          <w:sz w:val="24"/>
        </w:rPr>
      </w:pPr>
    </w:p>
    <w:p w14:paraId="57FB5400" w14:textId="5FD263C2" w:rsidR="00643646" w:rsidRPr="007F1AA9" w:rsidRDefault="00643646" w:rsidP="007F1AA9">
      <w:pPr>
        <w:rPr>
          <w:sz w:val="24"/>
        </w:rPr>
      </w:pPr>
    </w:p>
    <w:p w14:paraId="46B75ECE" w14:textId="77777777" w:rsidR="00643646" w:rsidRPr="007F1AA9" w:rsidRDefault="00643646" w:rsidP="007F1AA9">
      <w:pPr>
        <w:rPr>
          <w:sz w:val="24"/>
        </w:rPr>
      </w:pPr>
    </w:p>
    <w:p w14:paraId="31A130FF" w14:textId="77777777" w:rsidR="004C7594" w:rsidRPr="00D06CD8" w:rsidRDefault="004C7594" w:rsidP="00971DA1">
      <w:pPr>
        <w:pStyle w:val="Heading4"/>
        <w:rPr>
          <w:sz w:val="24"/>
        </w:rPr>
      </w:pPr>
      <w:r w:rsidRPr="00D06CD8">
        <w:rPr>
          <w:sz w:val="24"/>
        </w:rPr>
        <w:t>Màn hình điểm danh</w:t>
      </w:r>
    </w:p>
    <w:p w14:paraId="0FE16355" w14:textId="66C711DD" w:rsidR="004C7594" w:rsidRPr="00D06CD8" w:rsidRDefault="004C7594" w:rsidP="00971DA1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3AE70A3E" wp14:editId="05108B92">
            <wp:extent cx="2457450" cy="235267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4C7594" w:rsidRPr="007F1AA9" w14:paraId="7504B34A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C6C4D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39731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Kiểu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2F1B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Ràng buộc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05D5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Chức năng</w:t>
            </w:r>
          </w:p>
        </w:tc>
      </w:tr>
      <w:tr w:rsidR="004C7594" w:rsidRPr="007F1AA9" w14:paraId="27E6B61F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F01E9" w14:textId="77777777" w:rsidR="004C7594" w:rsidRPr="007F1AA9" w:rsidRDefault="004C7594">
            <w:pPr>
              <w:pStyle w:val="ListParagraph"/>
              <w:ind w:left="0"/>
            </w:pPr>
            <w:r w:rsidRPr="007F1AA9">
              <w:t>Label tên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9345D" w14:textId="77777777" w:rsidR="004C7594" w:rsidRPr="007F1AA9" w:rsidRDefault="004C7594">
            <w:pPr>
              <w:pStyle w:val="ListParagraph"/>
              <w:ind w:left="0"/>
            </w:pPr>
            <w:r w:rsidRPr="007F1AA9">
              <w:t xml:space="preserve">Label 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AC322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C9FAF" w14:textId="77777777" w:rsidR="004C7594" w:rsidRPr="007F1AA9" w:rsidRDefault="004C7594">
            <w:pPr>
              <w:pStyle w:val="ListParagraph"/>
              <w:ind w:left="0"/>
            </w:pPr>
            <w:r w:rsidRPr="007F1AA9">
              <w:t>Hiển thị tên</w:t>
            </w:r>
          </w:p>
        </w:tc>
      </w:tr>
      <w:tr w:rsidR="004C7594" w:rsidRPr="007F1AA9" w14:paraId="156A8856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89EB" w14:textId="77777777" w:rsidR="004C7594" w:rsidRPr="007F1AA9" w:rsidRDefault="004C7594">
            <w:pPr>
              <w:pStyle w:val="ListParagraph"/>
              <w:ind w:left="0"/>
            </w:pPr>
            <w:r w:rsidRPr="007F1AA9">
              <w:t>Button điểm danh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8E139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53448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6946" w14:textId="77777777" w:rsidR="004C7594" w:rsidRPr="007F1AA9" w:rsidRDefault="004C7594">
            <w:pPr>
              <w:pStyle w:val="ListParagraph"/>
              <w:ind w:left="0"/>
            </w:pPr>
            <w:r w:rsidRPr="007F1AA9">
              <w:t>Thực hiện điểm danh</w:t>
            </w:r>
          </w:p>
        </w:tc>
      </w:tr>
    </w:tbl>
    <w:p w14:paraId="32FCFFEB" w14:textId="77777777" w:rsidR="004C7594" w:rsidRPr="00D06CD8" w:rsidRDefault="004C7594" w:rsidP="004C7594">
      <w:pPr>
        <w:pStyle w:val="ListParagraph"/>
        <w:rPr>
          <w:sz w:val="24"/>
        </w:rPr>
      </w:pPr>
    </w:p>
    <w:p w14:paraId="0C4E62A0" w14:textId="64F661F5" w:rsidR="00971DA1" w:rsidRPr="00D06CD8" w:rsidRDefault="004C7594" w:rsidP="00971DA1">
      <w:pPr>
        <w:pStyle w:val="Heading4"/>
        <w:rPr>
          <w:sz w:val="24"/>
        </w:rPr>
      </w:pPr>
      <w:r w:rsidRPr="00D06CD8">
        <w:rPr>
          <w:sz w:val="24"/>
        </w:rPr>
        <w:t xml:space="preserve">Màn hinh quản lý (admin) </w:t>
      </w:r>
    </w:p>
    <w:p w14:paraId="2EF2A873" w14:textId="5B18D290" w:rsidR="004C7594" w:rsidRPr="00D06CD8" w:rsidRDefault="00971DA1" w:rsidP="00971DA1">
      <w:pPr>
        <w:pStyle w:val="ListParagraph"/>
        <w:spacing w:line="256" w:lineRule="auto"/>
        <w:ind w:left="1080"/>
        <w:rPr>
          <w:sz w:val="24"/>
        </w:rPr>
      </w:pPr>
      <w:r w:rsidRPr="00D06CD8">
        <w:rPr>
          <w:noProof/>
          <w:sz w:val="24"/>
        </w:rPr>
        <w:drawing>
          <wp:anchor distT="0" distB="0" distL="114300" distR="114300" simplePos="0" relativeHeight="251672576" behindDoc="0" locked="0" layoutInCell="1" allowOverlap="1" wp14:anchorId="4C80C460" wp14:editId="72AC5A46">
            <wp:simplePos x="0" y="0"/>
            <wp:positionH relativeFrom="column">
              <wp:posOffset>219075</wp:posOffset>
            </wp:positionH>
            <wp:positionV relativeFrom="paragraph">
              <wp:posOffset>120015</wp:posOffset>
            </wp:positionV>
            <wp:extent cx="5124450" cy="326009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9355" w:type="dxa"/>
        <w:tblInd w:w="-5" w:type="dxa"/>
        <w:tblLook w:val="04A0" w:firstRow="1" w:lastRow="0" w:firstColumn="1" w:lastColumn="0" w:noHBand="0" w:noVBand="1"/>
      </w:tblPr>
      <w:tblGrid>
        <w:gridCol w:w="2065"/>
        <w:gridCol w:w="1387"/>
        <w:gridCol w:w="2303"/>
        <w:gridCol w:w="3600"/>
      </w:tblGrid>
      <w:tr w:rsidR="004C7594" w:rsidRPr="007F1AA9" w14:paraId="5C616AAF" w14:textId="77777777" w:rsidTr="00971DA1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0198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 xml:space="preserve">Tên 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AF870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Kiểu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9C0D1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Ràng buộc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713DA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Chức năng</w:t>
            </w:r>
          </w:p>
        </w:tc>
      </w:tr>
      <w:tr w:rsidR="004C7594" w:rsidRPr="007F1AA9" w14:paraId="0ED0E119" w14:textId="77777777" w:rsidTr="00971DA1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6A946" w14:textId="77777777" w:rsidR="004C7594" w:rsidRPr="007F1AA9" w:rsidRDefault="004C7594">
            <w:pPr>
              <w:pStyle w:val="ListParagraph"/>
              <w:ind w:left="0"/>
            </w:pPr>
            <w:r w:rsidRPr="007F1AA9">
              <w:t>Danh sach tính năng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92E8" w14:textId="77777777" w:rsidR="004C7594" w:rsidRPr="007F1AA9" w:rsidRDefault="004C7594">
            <w:pPr>
              <w:pStyle w:val="ListParagraph"/>
              <w:ind w:left="0"/>
            </w:pPr>
            <w:r w:rsidRPr="007F1AA9">
              <w:t>Menu Strip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8BC1F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5FC68" w14:textId="77777777" w:rsidR="004C7594" w:rsidRPr="007F1AA9" w:rsidRDefault="004C7594">
            <w:pPr>
              <w:pStyle w:val="ListParagraph"/>
              <w:ind w:left="0"/>
            </w:pPr>
            <w:r w:rsidRPr="007F1AA9">
              <w:t>Chọn mở các cưa sổ chức năng</w:t>
            </w:r>
          </w:p>
        </w:tc>
      </w:tr>
      <w:tr w:rsidR="004C7594" w:rsidRPr="007F1AA9" w14:paraId="438D9037" w14:textId="77777777" w:rsidTr="00971DA1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84236" w14:textId="77777777" w:rsidR="004C7594" w:rsidRPr="007F1AA9" w:rsidRDefault="004C7594">
            <w:pPr>
              <w:pStyle w:val="ListParagraph"/>
              <w:ind w:left="0"/>
            </w:pPr>
            <w:r w:rsidRPr="007F1AA9">
              <w:t>Khu vực làm việc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1126C" w14:textId="77777777" w:rsidR="004C7594" w:rsidRPr="007F1AA9" w:rsidRDefault="004C7594">
            <w:pPr>
              <w:pStyle w:val="ListParagraph"/>
              <w:ind w:left="0"/>
            </w:pPr>
            <w:r w:rsidRPr="007F1AA9">
              <w:t>Form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C7601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C3C1" w14:textId="77777777" w:rsidR="004C7594" w:rsidRPr="007F1AA9" w:rsidRDefault="004C7594">
            <w:pPr>
              <w:pStyle w:val="ListParagraph"/>
              <w:ind w:left="0"/>
            </w:pPr>
            <w:r w:rsidRPr="007F1AA9">
              <w:t>Làm việc với các cửa sổ được mở</w:t>
            </w:r>
          </w:p>
        </w:tc>
      </w:tr>
    </w:tbl>
    <w:p w14:paraId="28E2644D" w14:textId="77777777" w:rsidR="004C7594" w:rsidRPr="00D06CD8" w:rsidRDefault="004C7594" w:rsidP="004C7594">
      <w:pPr>
        <w:pStyle w:val="ListParagraph"/>
        <w:rPr>
          <w:sz w:val="24"/>
        </w:rPr>
      </w:pPr>
    </w:p>
    <w:p w14:paraId="102E9B0B" w14:textId="45C69C19" w:rsidR="004C7594" w:rsidRPr="00D06CD8" w:rsidRDefault="004C7594" w:rsidP="00643646">
      <w:pPr>
        <w:pStyle w:val="ListParagraph"/>
        <w:spacing w:line="256" w:lineRule="auto"/>
        <w:ind w:left="1080"/>
        <w:rPr>
          <w:sz w:val="24"/>
        </w:rPr>
      </w:pPr>
      <w:r w:rsidRPr="00D06CD8">
        <w:rPr>
          <w:rStyle w:val="Heading5Char"/>
          <w:sz w:val="24"/>
        </w:rPr>
        <w:t>Màn hình quản lý nhân viên</w:t>
      </w:r>
      <w:r w:rsidRPr="00D06CD8">
        <w:rPr>
          <w:noProof/>
          <w:sz w:val="24"/>
        </w:rPr>
        <w:drawing>
          <wp:inline distT="0" distB="0" distL="0" distR="0" wp14:anchorId="02FA82ED" wp14:editId="01376913">
            <wp:extent cx="4705350" cy="3933825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18"/>
        <w:gridCol w:w="1593"/>
        <w:gridCol w:w="1874"/>
        <w:gridCol w:w="2845"/>
      </w:tblGrid>
      <w:tr w:rsidR="004C7594" w:rsidRPr="007F1AA9" w14:paraId="4D948491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EA9E5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 xml:space="preserve">Tên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8992C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Kiểu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04CC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Ràng buộc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A01D2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Chức năng</w:t>
            </w:r>
          </w:p>
        </w:tc>
      </w:tr>
      <w:tr w:rsidR="004C7594" w:rsidRPr="007F1AA9" w14:paraId="2727DFB3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EA01E" w14:textId="77777777" w:rsidR="004C7594" w:rsidRPr="007F1AA9" w:rsidRDefault="004C7594">
            <w:pPr>
              <w:pStyle w:val="ListParagraph"/>
              <w:ind w:left="0"/>
            </w:pPr>
            <w:r w:rsidRPr="007F1AA9">
              <w:t>Textbox mã nhân viên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178E4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77C14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FB60D" w14:textId="77777777" w:rsidR="004C7594" w:rsidRPr="007F1AA9" w:rsidRDefault="004C7594">
            <w:pPr>
              <w:pStyle w:val="ListParagraph"/>
              <w:ind w:left="0"/>
            </w:pPr>
            <w:r w:rsidRPr="007F1AA9">
              <w:t>Nhập mã nhân viên</w:t>
            </w:r>
          </w:p>
        </w:tc>
      </w:tr>
      <w:tr w:rsidR="004C7594" w:rsidRPr="007F1AA9" w14:paraId="6985F708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D9ABD" w14:textId="77777777" w:rsidR="004C7594" w:rsidRPr="007F1AA9" w:rsidRDefault="004C7594">
            <w:pPr>
              <w:pStyle w:val="ListParagraph"/>
              <w:ind w:left="0"/>
            </w:pPr>
            <w:r w:rsidRPr="007F1AA9">
              <w:t>Textbox tên nhân viên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60DCA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BE302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0C1C3" w14:textId="77777777" w:rsidR="004C7594" w:rsidRPr="007F1AA9" w:rsidRDefault="004C7594">
            <w:pPr>
              <w:pStyle w:val="ListParagraph"/>
              <w:ind w:left="0"/>
            </w:pPr>
            <w:r w:rsidRPr="007F1AA9">
              <w:t>Nhập tên nhân viên</w:t>
            </w:r>
          </w:p>
        </w:tc>
      </w:tr>
      <w:tr w:rsidR="004C7594" w:rsidRPr="007F1AA9" w14:paraId="5B1C72D3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2D9A7" w14:textId="77777777" w:rsidR="004C7594" w:rsidRPr="007F1AA9" w:rsidRDefault="004C7594">
            <w:pPr>
              <w:pStyle w:val="ListParagraph"/>
              <w:ind w:left="0"/>
            </w:pPr>
            <w:r w:rsidRPr="007F1AA9">
              <w:t>Ngày sinh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4CB8A" w14:textId="77777777" w:rsidR="004C7594" w:rsidRPr="007F1AA9" w:rsidRDefault="004C7594">
            <w:pPr>
              <w:pStyle w:val="ListParagraph"/>
              <w:ind w:left="0"/>
            </w:pPr>
            <w:r w:rsidRPr="007F1AA9">
              <w:t>DatetimePicker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127E0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3A5CE" w14:textId="77777777" w:rsidR="004C7594" w:rsidRPr="007F1AA9" w:rsidRDefault="004C7594">
            <w:pPr>
              <w:pStyle w:val="ListParagraph"/>
              <w:ind w:left="0"/>
            </w:pPr>
            <w:r w:rsidRPr="007F1AA9">
              <w:t>Nhập ngày sinh</w:t>
            </w:r>
          </w:p>
        </w:tc>
      </w:tr>
      <w:tr w:rsidR="004C7594" w:rsidRPr="007F1AA9" w14:paraId="7432F4E6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E0230" w14:textId="77777777" w:rsidR="004C7594" w:rsidRPr="007F1AA9" w:rsidRDefault="004C7594">
            <w:pPr>
              <w:pStyle w:val="ListParagraph"/>
              <w:ind w:left="0"/>
            </w:pPr>
            <w:r w:rsidRPr="007F1AA9">
              <w:t>Textbox lương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6CDBF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FD7DB" w14:textId="77777777" w:rsidR="004C7594" w:rsidRPr="007F1AA9" w:rsidRDefault="004C7594">
            <w:pPr>
              <w:pStyle w:val="ListParagraph"/>
              <w:ind w:left="0"/>
            </w:pPr>
            <w:r w:rsidRPr="007F1AA9">
              <w:t>Chỉ được nhập số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9A44" w14:textId="77777777" w:rsidR="004C7594" w:rsidRPr="007F1AA9" w:rsidRDefault="004C7594">
            <w:pPr>
              <w:pStyle w:val="ListParagraph"/>
              <w:ind w:left="0"/>
            </w:pPr>
            <w:r w:rsidRPr="007F1AA9">
              <w:t>Nhập lương cơ bản</w:t>
            </w:r>
          </w:p>
        </w:tc>
      </w:tr>
      <w:tr w:rsidR="004C7594" w:rsidRPr="007F1AA9" w14:paraId="7AC12D3A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9FF5C" w14:textId="77777777" w:rsidR="004C7594" w:rsidRPr="007F1AA9" w:rsidRDefault="004C7594">
            <w:pPr>
              <w:pStyle w:val="ListParagraph"/>
              <w:ind w:left="0"/>
            </w:pPr>
            <w:r w:rsidRPr="007F1AA9">
              <w:t>combobox chức vụ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64429" w14:textId="77777777" w:rsidR="004C7594" w:rsidRPr="007F1AA9" w:rsidRDefault="004C7594">
            <w:pPr>
              <w:pStyle w:val="ListParagraph"/>
              <w:ind w:left="0"/>
            </w:pPr>
            <w:r w:rsidRPr="007F1AA9">
              <w:t>Combobox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1CDA2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998B" w14:textId="77777777" w:rsidR="004C7594" w:rsidRPr="007F1AA9" w:rsidRDefault="004C7594">
            <w:pPr>
              <w:pStyle w:val="ListParagraph"/>
              <w:ind w:left="0"/>
            </w:pPr>
            <w:r w:rsidRPr="007F1AA9">
              <w:t>Chọn chức vụ</w:t>
            </w:r>
          </w:p>
        </w:tc>
      </w:tr>
      <w:tr w:rsidR="004C7594" w:rsidRPr="007F1AA9" w14:paraId="1FA3AA80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11210" w14:textId="77777777" w:rsidR="004C7594" w:rsidRPr="007F1AA9" w:rsidRDefault="004C7594">
            <w:pPr>
              <w:pStyle w:val="ListParagraph"/>
              <w:ind w:left="0"/>
            </w:pPr>
            <w:r w:rsidRPr="007F1AA9">
              <w:t>Search box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EE3BA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33055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21DF3" w14:textId="77777777" w:rsidR="004C7594" w:rsidRPr="007F1AA9" w:rsidRDefault="004C7594">
            <w:pPr>
              <w:pStyle w:val="ListParagraph"/>
              <w:ind w:left="0"/>
            </w:pPr>
            <w:r w:rsidRPr="007F1AA9">
              <w:t>Nhập từ tìm kiếm</w:t>
            </w:r>
          </w:p>
        </w:tc>
      </w:tr>
      <w:tr w:rsidR="004C7594" w:rsidRPr="007F1AA9" w14:paraId="527A2314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0C551" w14:textId="77777777" w:rsidR="004C7594" w:rsidRPr="007F1AA9" w:rsidRDefault="004C7594">
            <w:pPr>
              <w:pStyle w:val="ListParagraph"/>
              <w:ind w:left="0"/>
            </w:pPr>
            <w:r w:rsidRPr="007F1AA9">
              <w:t xml:space="preserve">Thêm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EA5F1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EF81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129B6" w14:textId="77777777" w:rsidR="004C7594" w:rsidRPr="007F1AA9" w:rsidRDefault="004C7594">
            <w:pPr>
              <w:pStyle w:val="ListParagraph"/>
              <w:ind w:left="0"/>
            </w:pPr>
            <w:r w:rsidRPr="007F1AA9">
              <w:t>Xác nhận thêm nhân viên</w:t>
            </w:r>
          </w:p>
        </w:tc>
      </w:tr>
      <w:tr w:rsidR="004C7594" w:rsidRPr="007F1AA9" w14:paraId="18118837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088B0" w14:textId="77777777" w:rsidR="004C7594" w:rsidRPr="007F1AA9" w:rsidRDefault="004C7594">
            <w:pPr>
              <w:pStyle w:val="ListParagraph"/>
              <w:ind w:left="0"/>
            </w:pPr>
            <w:r w:rsidRPr="007F1AA9">
              <w:t>Search button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89A48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3ADE7" w14:textId="77777777" w:rsidR="004C7594" w:rsidRPr="007F1AA9" w:rsidRDefault="004C7594">
            <w:pPr>
              <w:pStyle w:val="ListParagraph"/>
              <w:ind w:left="0"/>
            </w:pPr>
            <w:r w:rsidRPr="007F1AA9">
              <w:t xml:space="preserve">Không 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3200F" w14:textId="77777777" w:rsidR="004C7594" w:rsidRPr="007F1AA9" w:rsidRDefault="004C7594">
            <w:pPr>
              <w:pStyle w:val="ListParagraph"/>
              <w:ind w:left="0"/>
            </w:pPr>
            <w:r w:rsidRPr="007F1AA9">
              <w:t>Tìm kiếm</w:t>
            </w:r>
          </w:p>
        </w:tc>
      </w:tr>
      <w:tr w:rsidR="004C7594" w:rsidRPr="007F1AA9" w14:paraId="030A7A94" w14:textId="77777777" w:rsidTr="004C759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35243" w14:textId="77777777" w:rsidR="004C7594" w:rsidRPr="007F1AA9" w:rsidRDefault="004C7594">
            <w:pPr>
              <w:pStyle w:val="ListParagraph"/>
              <w:ind w:left="0"/>
            </w:pPr>
            <w:r w:rsidRPr="007F1AA9">
              <w:t>Danh sách nhân viên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7BB97" w14:textId="77777777" w:rsidR="004C7594" w:rsidRPr="007F1AA9" w:rsidRDefault="004C7594">
            <w:pPr>
              <w:pStyle w:val="ListParagraph"/>
              <w:ind w:left="0"/>
            </w:pPr>
            <w:r w:rsidRPr="007F1AA9">
              <w:t>Datagridview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47562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80F2A" w14:textId="77777777" w:rsidR="004C7594" w:rsidRPr="007F1AA9" w:rsidRDefault="004C7594">
            <w:pPr>
              <w:pStyle w:val="ListParagraph"/>
              <w:ind w:left="0"/>
            </w:pPr>
            <w:r w:rsidRPr="007F1AA9">
              <w:t>Hiển thị danh sách nhân viên</w:t>
            </w:r>
          </w:p>
        </w:tc>
      </w:tr>
    </w:tbl>
    <w:p w14:paraId="440D3BB5" w14:textId="6252C0FE" w:rsidR="004C7594" w:rsidRPr="00D06CD8" w:rsidRDefault="004C7594" w:rsidP="004C7594">
      <w:pPr>
        <w:pStyle w:val="ListParagraph"/>
        <w:rPr>
          <w:sz w:val="24"/>
        </w:rPr>
      </w:pPr>
    </w:p>
    <w:p w14:paraId="1BC2B295" w14:textId="02ECE604" w:rsidR="00971DA1" w:rsidRPr="00D06CD8" w:rsidRDefault="00971DA1" w:rsidP="004C7594">
      <w:pPr>
        <w:pStyle w:val="ListParagraph"/>
        <w:rPr>
          <w:sz w:val="24"/>
        </w:rPr>
      </w:pPr>
    </w:p>
    <w:p w14:paraId="5540CFFD" w14:textId="32780105" w:rsidR="00971DA1" w:rsidRPr="00D06CD8" w:rsidRDefault="00971DA1" w:rsidP="004C7594">
      <w:pPr>
        <w:pStyle w:val="ListParagraph"/>
        <w:rPr>
          <w:sz w:val="24"/>
        </w:rPr>
      </w:pPr>
    </w:p>
    <w:p w14:paraId="40CBDAB5" w14:textId="67922CF1" w:rsidR="00971DA1" w:rsidRPr="00D06CD8" w:rsidRDefault="00971DA1" w:rsidP="004C7594">
      <w:pPr>
        <w:pStyle w:val="ListParagraph"/>
        <w:rPr>
          <w:sz w:val="24"/>
        </w:rPr>
      </w:pPr>
    </w:p>
    <w:p w14:paraId="6DD2F58F" w14:textId="51237140" w:rsidR="00971DA1" w:rsidRPr="00D06CD8" w:rsidRDefault="00971DA1" w:rsidP="004C7594">
      <w:pPr>
        <w:pStyle w:val="ListParagraph"/>
        <w:rPr>
          <w:sz w:val="24"/>
        </w:rPr>
      </w:pPr>
    </w:p>
    <w:p w14:paraId="57BC794B" w14:textId="7486124D" w:rsidR="00971DA1" w:rsidRPr="00D06CD8" w:rsidRDefault="00971DA1" w:rsidP="004C7594">
      <w:pPr>
        <w:pStyle w:val="ListParagraph"/>
        <w:rPr>
          <w:sz w:val="24"/>
        </w:rPr>
      </w:pPr>
    </w:p>
    <w:p w14:paraId="56790EEE" w14:textId="7D3E9D25" w:rsidR="00971DA1" w:rsidRPr="00D06CD8" w:rsidRDefault="00971DA1" w:rsidP="004C7594">
      <w:pPr>
        <w:pStyle w:val="ListParagraph"/>
        <w:rPr>
          <w:sz w:val="24"/>
        </w:rPr>
      </w:pPr>
    </w:p>
    <w:p w14:paraId="661F88BA" w14:textId="62CD442D" w:rsidR="00971DA1" w:rsidRPr="00D06CD8" w:rsidRDefault="00971DA1" w:rsidP="004C7594">
      <w:pPr>
        <w:pStyle w:val="ListParagraph"/>
        <w:rPr>
          <w:sz w:val="24"/>
        </w:rPr>
      </w:pPr>
    </w:p>
    <w:p w14:paraId="77BD4ECE" w14:textId="34853A95" w:rsidR="00971DA1" w:rsidRPr="00D06CD8" w:rsidRDefault="00971DA1" w:rsidP="004C7594">
      <w:pPr>
        <w:pStyle w:val="ListParagraph"/>
        <w:rPr>
          <w:sz w:val="24"/>
        </w:rPr>
      </w:pPr>
    </w:p>
    <w:p w14:paraId="762548CE" w14:textId="0F670F82" w:rsidR="00971DA1" w:rsidRPr="00D06CD8" w:rsidRDefault="00971DA1" w:rsidP="004C7594">
      <w:pPr>
        <w:pStyle w:val="ListParagraph"/>
        <w:rPr>
          <w:sz w:val="24"/>
        </w:rPr>
      </w:pPr>
    </w:p>
    <w:p w14:paraId="7FCAADB0" w14:textId="1D76335F" w:rsidR="00971DA1" w:rsidRPr="00D06CD8" w:rsidRDefault="00971DA1" w:rsidP="004C7594">
      <w:pPr>
        <w:pStyle w:val="ListParagraph"/>
        <w:rPr>
          <w:sz w:val="24"/>
        </w:rPr>
      </w:pPr>
    </w:p>
    <w:p w14:paraId="5A9D95DB" w14:textId="77777777" w:rsidR="00971DA1" w:rsidRPr="00D06CD8" w:rsidRDefault="00971DA1" w:rsidP="004C7594">
      <w:pPr>
        <w:pStyle w:val="ListParagraph"/>
        <w:rPr>
          <w:sz w:val="24"/>
        </w:rPr>
      </w:pPr>
    </w:p>
    <w:p w14:paraId="3589CF92" w14:textId="77777777" w:rsidR="00971DA1" w:rsidRPr="00D06CD8" w:rsidRDefault="004C7594" w:rsidP="00971DA1">
      <w:pPr>
        <w:pStyle w:val="ListParagraph"/>
        <w:spacing w:line="256" w:lineRule="auto"/>
        <w:ind w:left="1080"/>
        <w:rPr>
          <w:rStyle w:val="Heading5Char"/>
          <w:sz w:val="24"/>
        </w:rPr>
      </w:pPr>
      <w:r w:rsidRPr="00D06CD8">
        <w:rPr>
          <w:rStyle w:val="Heading5Char"/>
          <w:sz w:val="24"/>
        </w:rPr>
        <w:t>Màn hình sửa thông tin nhân viên</w:t>
      </w:r>
    </w:p>
    <w:p w14:paraId="4AB87495" w14:textId="60BC5EB2" w:rsidR="004C7594" w:rsidRPr="00D06CD8" w:rsidRDefault="004C7594" w:rsidP="00643646">
      <w:pPr>
        <w:pStyle w:val="ListParagraph"/>
        <w:spacing w:line="256" w:lineRule="auto"/>
        <w:ind w:left="1080"/>
        <w:rPr>
          <w:sz w:val="24"/>
        </w:rPr>
      </w:pPr>
      <w:r w:rsidRPr="00D06CD8">
        <w:rPr>
          <w:noProof/>
          <w:sz w:val="24"/>
        </w:rPr>
        <w:drawing>
          <wp:anchor distT="0" distB="0" distL="114300" distR="114300" simplePos="0" relativeHeight="251673600" behindDoc="0" locked="0" layoutInCell="1" allowOverlap="1" wp14:anchorId="5F7D6EB9" wp14:editId="7DEEE63D">
            <wp:simplePos x="0" y="0"/>
            <wp:positionH relativeFrom="column">
              <wp:posOffset>685800</wp:posOffset>
            </wp:positionH>
            <wp:positionV relativeFrom="paragraph">
              <wp:posOffset>-635</wp:posOffset>
            </wp:positionV>
            <wp:extent cx="4495800" cy="1857375"/>
            <wp:effectExtent l="0" t="0" r="0" b="9525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Ind w:w="362" w:type="dxa"/>
        <w:tblLook w:val="04A0" w:firstRow="1" w:lastRow="0" w:firstColumn="1" w:lastColumn="0" w:noHBand="0" w:noVBand="1"/>
      </w:tblPr>
      <w:tblGrid>
        <w:gridCol w:w="2515"/>
        <w:gridCol w:w="1799"/>
        <w:gridCol w:w="2158"/>
        <w:gridCol w:w="2158"/>
      </w:tblGrid>
      <w:tr w:rsidR="004C7594" w:rsidRPr="007F1AA9" w14:paraId="59008109" w14:textId="77777777" w:rsidTr="00971DA1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6334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 xml:space="preserve">Tên 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38B06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Kiểu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92373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Ràng buộc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1A415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Chức năng</w:t>
            </w:r>
          </w:p>
        </w:tc>
      </w:tr>
      <w:tr w:rsidR="004C7594" w:rsidRPr="007F1AA9" w14:paraId="08474B28" w14:textId="77777777" w:rsidTr="00971DA1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31F96" w14:textId="77777777" w:rsidR="004C7594" w:rsidRPr="007F1AA9" w:rsidRDefault="004C7594">
            <w:pPr>
              <w:pStyle w:val="ListParagraph"/>
              <w:ind w:left="0"/>
            </w:pPr>
            <w:r w:rsidRPr="007F1AA9">
              <w:t>Textbox mã nhân viên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F691B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FD959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1E913" w14:textId="77777777" w:rsidR="004C7594" w:rsidRPr="007F1AA9" w:rsidRDefault="004C7594">
            <w:pPr>
              <w:pStyle w:val="ListParagraph"/>
              <w:ind w:left="0"/>
            </w:pPr>
            <w:r w:rsidRPr="007F1AA9">
              <w:t>Nhập mã nhân viên</w:t>
            </w:r>
          </w:p>
        </w:tc>
      </w:tr>
      <w:tr w:rsidR="004C7594" w:rsidRPr="007F1AA9" w14:paraId="49DFCF9F" w14:textId="77777777" w:rsidTr="00971DA1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FB6C" w14:textId="77777777" w:rsidR="004C7594" w:rsidRPr="007F1AA9" w:rsidRDefault="004C7594">
            <w:pPr>
              <w:pStyle w:val="ListParagraph"/>
              <w:ind w:left="0"/>
            </w:pPr>
            <w:r w:rsidRPr="007F1AA9">
              <w:t>Textbox tên nhân viên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396C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3C03F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0CD2" w14:textId="77777777" w:rsidR="004C7594" w:rsidRPr="007F1AA9" w:rsidRDefault="004C7594">
            <w:pPr>
              <w:pStyle w:val="ListParagraph"/>
              <w:ind w:left="0"/>
            </w:pPr>
            <w:r w:rsidRPr="007F1AA9">
              <w:t>Nhập tên nhân viên</w:t>
            </w:r>
          </w:p>
        </w:tc>
      </w:tr>
      <w:tr w:rsidR="004C7594" w:rsidRPr="007F1AA9" w14:paraId="2B4D38BC" w14:textId="77777777" w:rsidTr="00971DA1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CDFDA" w14:textId="77777777" w:rsidR="004C7594" w:rsidRPr="007F1AA9" w:rsidRDefault="004C7594">
            <w:pPr>
              <w:pStyle w:val="ListParagraph"/>
              <w:ind w:left="0"/>
            </w:pPr>
            <w:r w:rsidRPr="007F1AA9">
              <w:t>Ngày sinh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486EA" w14:textId="77777777" w:rsidR="004C7594" w:rsidRPr="007F1AA9" w:rsidRDefault="004C7594">
            <w:pPr>
              <w:pStyle w:val="ListParagraph"/>
              <w:ind w:left="0"/>
            </w:pPr>
            <w:r w:rsidRPr="007F1AA9">
              <w:t>DatetimePicker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874E1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8CC94" w14:textId="77777777" w:rsidR="004C7594" w:rsidRPr="007F1AA9" w:rsidRDefault="004C7594">
            <w:pPr>
              <w:pStyle w:val="ListParagraph"/>
              <w:ind w:left="0"/>
            </w:pPr>
            <w:r w:rsidRPr="007F1AA9">
              <w:t>Nhập ngày sinh</w:t>
            </w:r>
          </w:p>
        </w:tc>
      </w:tr>
      <w:tr w:rsidR="004C7594" w:rsidRPr="007F1AA9" w14:paraId="6F8C4A7C" w14:textId="77777777" w:rsidTr="00971DA1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65E96" w14:textId="77777777" w:rsidR="004C7594" w:rsidRPr="007F1AA9" w:rsidRDefault="004C7594">
            <w:pPr>
              <w:pStyle w:val="ListParagraph"/>
              <w:ind w:left="0"/>
            </w:pPr>
            <w:r w:rsidRPr="007F1AA9">
              <w:t>Textbox lương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7759C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7C8B3" w14:textId="77777777" w:rsidR="004C7594" w:rsidRPr="007F1AA9" w:rsidRDefault="004C7594">
            <w:pPr>
              <w:pStyle w:val="ListParagraph"/>
              <w:ind w:left="0"/>
            </w:pPr>
            <w:r w:rsidRPr="007F1AA9">
              <w:t>Chỉ được nhập số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B4B81" w14:textId="77777777" w:rsidR="004C7594" w:rsidRPr="007F1AA9" w:rsidRDefault="004C7594">
            <w:pPr>
              <w:pStyle w:val="ListParagraph"/>
              <w:ind w:left="0"/>
            </w:pPr>
            <w:r w:rsidRPr="007F1AA9">
              <w:t>Nhập lương cơ bản</w:t>
            </w:r>
          </w:p>
        </w:tc>
      </w:tr>
      <w:tr w:rsidR="004C7594" w:rsidRPr="007F1AA9" w14:paraId="09CD56E4" w14:textId="77777777" w:rsidTr="00971DA1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260D8" w14:textId="77777777" w:rsidR="004C7594" w:rsidRPr="007F1AA9" w:rsidRDefault="004C7594">
            <w:pPr>
              <w:pStyle w:val="ListParagraph"/>
              <w:ind w:left="0"/>
            </w:pPr>
            <w:r w:rsidRPr="007F1AA9">
              <w:t>combobox chức vụ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A2A98" w14:textId="77777777" w:rsidR="004C7594" w:rsidRPr="007F1AA9" w:rsidRDefault="004C7594">
            <w:pPr>
              <w:pStyle w:val="ListParagraph"/>
              <w:ind w:left="0"/>
            </w:pPr>
            <w:r w:rsidRPr="007F1AA9">
              <w:t>Combobox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0C0E5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4C318" w14:textId="77777777" w:rsidR="004C7594" w:rsidRPr="007F1AA9" w:rsidRDefault="004C7594">
            <w:pPr>
              <w:pStyle w:val="ListParagraph"/>
              <w:ind w:left="0"/>
            </w:pPr>
            <w:r w:rsidRPr="007F1AA9">
              <w:t>Chọn chức vụ</w:t>
            </w:r>
          </w:p>
        </w:tc>
      </w:tr>
      <w:tr w:rsidR="004C7594" w:rsidRPr="007F1AA9" w14:paraId="12D25622" w14:textId="77777777" w:rsidTr="00971DA1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B11AA" w14:textId="77777777" w:rsidR="004C7594" w:rsidRPr="007F1AA9" w:rsidRDefault="004C7594">
            <w:pPr>
              <w:pStyle w:val="ListParagraph"/>
              <w:ind w:left="0"/>
            </w:pPr>
            <w:r w:rsidRPr="007F1AA9">
              <w:t>Sửa button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1805F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69FA3" w14:textId="77777777" w:rsidR="004C7594" w:rsidRPr="007F1AA9" w:rsidRDefault="004C7594">
            <w:pPr>
              <w:pStyle w:val="ListParagraph"/>
              <w:ind w:left="0"/>
            </w:pPr>
            <w:r w:rsidRPr="007F1AA9">
              <w:t xml:space="preserve">Không 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73C54" w14:textId="77777777" w:rsidR="004C7594" w:rsidRPr="007F1AA9" w:rsidRDefault="004C7594">
            <w:pPr>
              <w:pStyle w:val="ListParagraph"/>
              <w:ind w:left="0"/>
            </w:pPr>
            <w:r w:rsidRPr="007F1AA9">
              <w:t>Xác nhận sửa</w:t>
            </w:r>
          </w:p>
        </w:tc>
      </w:tr>
    </w:tbl>
    <w:p w14:paraId="2A3F143E" w14:textId="77777777" w:rsidR="004C7594" w:rsidRPr="00D06CD8" w:rsidRDefault="004C7594" w:rsidP="004C7594">
      <w:pPr>
        <w:pStyle w:val="ListParagraph"/>
        <w:rPr>
          <w:sz w:val="24"/>
        </w:rPr>
      </w:pPr>
    </w:p>
    <w:p w14:paraId="50F869B6" w14:textId="77777777" w:rsidR="004C7594" w:rsidRPr="00D06CD8" w:rsidRDefault="004C7594" w:rsidP="00971DA1">
      <w:pPr>
        <w:pStyle w:val="Heading5"/>
        <w:rPr>
          <w:sz w:val="24"/>
        </w:rPr>
      </w:pPr>
      <w:r w:rsidRPr="00D06CD8">
        <w:rPr>
          <w:sz w:val="24"/>
        </w:rPr>
        <w:t>Màn hình tạo tài khoản</w:t>
      </w:r>
    </w:p>
    <w:p w14:paraId="64FC4721" w14:textId="4933E531" w:rsidR="004C7594" w:rsidRPr="00D06CD8" w:rsidRDefault="004C7594" w:rsidP="0022495F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6A0DAAFD" wp14:editId="52C0CAE0">
            <wp:extent cx="2390775" cy="22288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1889"/>
        <w:gridCol w:w="1891"/>
        <w:gridCol w:w="2425"/>
      </w:tblGrid>
      <w:tr w:rsidR="004C7594" w:rsidRPr="007F1AA9" w14:paraId="64A74C1B" w14:textId="77777777" w:rsidTr="004C7594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98ED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 xml:space="preserve">Tên 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49112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Kiểu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E1245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Ràng buộc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F936B" w14:textId="77777777" w:rsidR="004C7594" w:rsidRPr="007F1AA9" w:rsidRDefault="004C7594">
            <w:pPr>
              <w:pStyle w:val="ListParagraph"/>
              <w:ind w:left="0"/>
              <w:rPr>
                <w:b/>
              </w:rPr>
            </w:pPr>
            <w:r w:rsidRPr="007F1AA9">
              <w:rPr>
                <w:b/>
                <w:lang w:val="vi-VN"/>
              </w:rPr>
              <w:t>Chức năng</w:t>
            </w:r>
          </w:p>
        </w:tc>
      </w:tr>
      <w:tr w:rsidR="004C7594" w:rsidRPr="007F1AA9" w14:paraId="449273A7" w14:textId="77777777" w:rsidTr="004C7594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F98A8" w14:textId="77777777" w:rsidR="004C7594" w:rsidRPr="007F1AA9" w:rsidRDefault="004C7594">
            <w:pPr>
              <w:pStyle w:val="ListParagraph"/>
              <w:ind w:left="0"/>
            </w:pPr>
            <w:r w:rsidRPr="007F1AA9">
              <w:t>Textbox tên đăng nhập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00746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3E2A5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AAD99" w14:textId="77777777" w:rsidR="004C7594" w:rsidRPr="007F1AA9" w:rsidRDefault="004C7594">
            <w:pPr>
              <w:pStyle w:val="ListParagraph"/>
              <w:ind w:left="0"/>
            </w:pPr>
            <w:r w:rsidRPr="007F1AA9">
              <w:t>Nhập username</w:t>
            </w:r>
          </w:p>
        </w:tc>
      </w:tr>
      <w:tr w:rsidR="004C7594" w:rsidRPr="007F1AA9" w14:paraId="434AC87E" w14:textId="77777777" w:rsidTr="004C7594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B9E2E" w14:textId="77777777" w:rsidR="004C7594" w:rsidRPr="007F1AA9" w:rsidRDefault="004C7594">
            <w:pPr>
              <w:pStyle w:val="ListParagraph"/>
              <w:ind w:left="0"/>
            </w:pPr>
            <w:r w:rsidRPr="007F1AA9">
              <w:t>Textbox password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01809" w14:textId="77777777" w:rsidR="004C7594" w:rsidRPr="007F1AA9" w:rsidRDefault="004C7594">
            <w:pPr>
              <w:pStyle w:val="ListParagraph"/>
              <w:ind w:left="0"/>
            </w:pPr>
            <w:r w:rsidRPr="007F1AA9">
              <w:t>Textbox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6FC7F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144D7" w14:textId="77777777" w:rsidR="004C7594" w:rsidRPr="007F1AA9" w:rsidRDefault="004C7594">
            <w:pPr>
              <w:pStyle w:val="ListParagraph"/>
              <w:ind w:left="0"/>
            </w:pPr>
            <w:r w:rsidRPr="007F1AA9">
              <w:t>Nhập password</w:t>
            </w:r>
          </w:p>
        </w:tc>
      </w:tr>
      <w:tr w:rsidR="004C7594" w:rsidRPr="007F1AA9" w14:paraId="2D0990AE" w14:textId="77777777" w:rsidTr="004C7594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A6231" w14:textId="77777777" w:rsidR="004C7594" w:rsidRPr="007F1AA9" w:rsidRDefault="004C7594">
            <w:pPr>
              <w:pStyle w:val="ListParagraph"/>
              <w:ind w:left="0"/>
            </w:pPr>
            <w:r w:rsidRPr="007F1AA9">
              <w:t>Label loại tài khoản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5B229" w14:textId="77777777" w:rsidR="004C7594" w:rsidRPr="007F1AA9" w:rsidRDefault="004C7594">
            <w:pPr>
              <w:pStyle w:val="ListParagraph"/>
              <w:ind w:left="0"/>
            </w:pPr>
            <w:r w:rsidRPr="007F1AA9">
              <w:t>Label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0D038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0E1F6" w14:textId="77777777" w:rsidR="004C7594" w:rsidRPr="007F1AA9" w:rsidRDefault="004C7594">
            <w:pPr>
              <w:pStyle w:val="ListParagraph"/>
              <w:ind w:left="0"/>
            </w:pPr>
            <w:r w:rsidRPr="007F1AA9">
              <w:t>Hiển thị loại toài khoản</w:t>
            </w:r>
          </w:p>
        </w:tc>
      </w:tr>
      <w:tr w:rsidR="004C7594" w:rsidRPr="007F1AA9" w14:paraId="6FE59DE3" w14:textId="77777777" w:rsidTr="004C7594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035DB" w14:textId="77777777" w:rsidR="004C7594" w:rsidRPr="007F1AA9" w:rsidRDefault="004C7594">
            <w:pPr>
              <w:pStyle w:val="ListParagraph"/>
              <w:ind w:left="0"/>
            </w:pPr>
            <w:r w:rsidRPr="007F1AA9">
              <w:t>Tạo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F9D0" w14:textId="77777777" w:rsidR="004C7594" w:rsidRPr="007F1AA9" w:rsidRDefault="004C7594">
            <w:pPr>
              <w:pStyle w:val="ListParagraph"/>
              <w:ind w:left="0"/>
            </w:pPr>
            <w:r w:rsidRPr="007F1AA9">
              <w:t>Button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25F94" w14:textId="77777777" w:rsidR="004C7594" w:rsidRPr="007F1AA9" w:rsidRDefault="004C7594">
            <w:pPr>
              <w:pStyle w:val="ListParagraph"/>
              <w:ind w:left="0"/>
            </w:pPr>
            <w:r w:rsidRPr="007F1AA9">
              <w:t>Không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98164" w14:textId="77777777" w:rsidR="004C7594" w:rsidRPr="007F1AA9" w:rsidRDefault="004C7594">
            <w:pPr>
              <w:pStyle w:val="ListParagraph"/>
              <w:ind w:left="0"/>
            </w:pPr>
            <w:r w:rsidRPr="007F1AA9">
              <w:t>Xác nhận tạo tài khoản</w:t>
            </w:r>
          </w:p>
        </w:tc>
      </w:tr>
    </w:tbl>
    <w:p w14:paraId="56E6EF05" w14:textId="77777777" w:rsidR="004C7594" w:rsidRPr="00D06CD8" w:rsidRDefault="004C7594" w:rsidP="004C7594">
      <w:pPr>
        <w:pStyle w:val="ListParagraph"/>
        <w:rPr>
          <w:sz w:val="24"/>
        </w:rPr>
      </w:pPr>
    </w:p>
    <w:p w14:paraId="746C7FD6" w14:textId="72606472" w:rsidR="004C7594" w:rsidRPr="00D06CD8" w:rsidRDefault="0022495F" w:rsidP="00643646">
      <w:pPr>
        <w:pStyle w:val="ListParagraph"/>
        <w:spacing w:line="256" w:lineRule="auto"/>
        <w:ind w:left="1080"/>
        <w:rPr>
          <w:sz w:val="24"/>
        </w:rPr>
      </w:pPr>
      <w:r w:rsidRPr="00D06CD8">
        <w:rPr>
          <w:noProof/>
          <w:sz w:val="24"/>
        </w:rPr>
        <w:drawing>
          <wp:anchor distT="0" distB="0" distL="114300" distR="114300" simplePos="0" relativeHeight="251674624" behindDoc="0" locked="0" layoutInCell="1" allowOverlap="1" wp14:anchorId="29659F74" wp14:editId="768C6CD2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391025" cy="3465195"/>
            <wp:effectExtent l="0" t="0" r="9525" b="1905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594" w:rsidRPr="00D06CD8">
        <w:rPr>
          <w:rStyle w:val="Heading5Char"/>
          <w:sz w:val="24"/>
        </w:rPr>
        <w:t>Màn hình quản lý tài khoản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1441"/>
        <w:gridCol w:w="2875"/>
      </w:tblGrid>
      <w:tr w:rsidR="004C7594" w:rsidRPr="00B7275B" w14:paraId="364E2113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1199A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FC8F0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8E89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4D9A2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7C5C3B5D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AE3E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box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46048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E8963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995FE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từ tìm kiếm</w:t>
            </w:r>
          </w:p>
        </w:tc>
      </w:tr>
      <w:tr w:rsidR="004C7594" w:rsidRPr="00B7275B" w14:paraId="1AE56C37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E55FE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button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5F12D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22795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Không 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56FF8" w14:textId="77777777" w:rsidR="004C7594" w:rsidRPr="00B7275B" w:rsidRDefault="004C7594">
            <w:pPr>
              <w:pStyle w:val="ListParagraph"/>
              <w:ind w:left="0"/>
            </w:pPr>
            <w:r w:rsidRPr="00B7275B">
              <w:t>Tìm kiếm</w:t>
            </w:r>
          </w:p>
        </w:tc>
      </w:tr>
      <w:tr w:rsidR="004C7594" w:rsidRPr="00B7275B" w14:paraId="2996D8FF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3BD7" w14:textId="77777777" w:rsidR="004C7594" w:rsidRPr="00B7275B" w:rsidRDefault="004C7594">
            <w:pPr>
              <w:pStyle w:val="ListParagraph"/>
              <w:ind w:left="0"/>
            </w:pPr>
            <w:r w:rsidRPr="00B7275B">
              <w:t>Danh sách tài khoản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59A59" w14:textId="77777777" w:rsidR="004C7594" w:rsidRPr="00B7275B" w:rsidRDefault="004C7594">
            <w:pPr>
              <w:pStyle w:val="ListParagraph"/>
              <w:ind w:left="0"/>
            </w:pPr>
            <w:r w:rsidRPr="00B7275B">
              <w:t>Datagridview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F09E4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B6D8E" w14:textId="77777777" w:rsidR="004C7594" w:rsidRPr="00B7275B" w:rsidRDefault="004C7594">
            <w:pPr>
              <w:pStyle w:val="ListParagraph"/>
              <w:ind w:left="0"/>
            </w:pPr>
            <w:r w:rsidRPr="00B7275B">
              <w:t>Hiển thị danh sách tài khoản</w:t>
            </w:r>
          </w:p>
        </w:tc>
      </w:tr>
    </w:tbl>
    <w:p w14:paraId="60DE956D" w14:textId="77777777" w:rsidR="0022495F" w:rsidRPr="00B7275B" w:rsidRDefault="0022495F" w:rsidP="00B7275B">
      <w:pPr>
        <w:rPr>
          <w:sz w:val="24"/>
        </w:rPr>
      </w:pPr>
    </w:p>
    <w:p w14:paraId="3D5E08B8" w14:textId="77777777" w:rsidR="004C7594" w:rsidRPr="00D06CD8" w:rsidRDefault="004C7594" w:rsidP="0022495F">
      <w:pPr>
        <w:pStyle w:val="Heading5"/>
        <w:rPr>
          <w:sz w:val="24"/>
        </w:rPr>
      </w:pPr>
      <w:r w:rsidRPr="00D06CD8">
        <w:rPr>
          <w:sz w:val="24"/>
        </w:rPr>
        <w:t>Màn hình chi tiết tài khoản</w:t>
      </w:r>
    </w:p>
    <w:p w14:paraId="5B814459" w14:textId="4927285C" w:rsidR="004C7594" w:rsidRPr="00D06CD8" w:rsidRDefault="004C7594" w:rsidP="0022495F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3AA2DC10" wp14:editId="50FF5843">
            <wp:extent cx="2057400" cy="1958419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84" cy="196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15"/>
        <w:gridCol w:w="1799"/>
        <w:gridCol w:w="1621"/>
        <w:gridCol w:w="2695"/>
      </w:tblGrid>
      <w:tr w:rsidR="004C7594" w:rsidRPr="00B7275B" w14:paraId="6524E569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7EB71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0111C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D4ED0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57422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273F5847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DBAA" w14:textId="77777777" w:rsidR="004C7594" w:rsidRPr="00B7275B" w:rsidRDefault="004C7594">
            <w:pPr>
              <w:pStyle w:val="ListParagraph"/>
              <w:ind w:left="0"/>
            </w:pPr>
            <w:r w:rsidRPr="00B7275B">
              <w:t>Textbox tên đăng nhập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4DF87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FE8E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5767C" w14:textId="77777777" w:rsidR="004C7594" w:rsidRPr="00B7275B" w:rsidRDefault="004C7594">
            <w:pPr>
              <w:pStyle w:val="ListParagraph"/>
              <w:ind w:left="0"/>
            </w:pPr>
            <w:r w:rsidRPr="00B7275B">
              <w:t>Nhập username</w:t>
            </w:r>
          </w:p>
        </w:tc>
      </w:tr>
      <w:tr w:rsidR="004C7594" w:rsidRPr="00B7275B" w14:paraId="116E90F0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5E7B" w14:textId="77777777" w:rsidR="004C7594" w:rsidRPr="00B7275B" w:rsidRDefault="004C7594">
            <w:pPr>
              <w:pStyle w:val="ListParagraph"/>
              <w:ind w:left="0"/>
            </w:pPr>
            <w:r w:rsidRPr="00B7275B">
              <w:t>Textbox password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7617D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3B2DC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1491B" w14:textId="77777777" w:rsidR="004C7594" w:rsidRPr="00B7275B" w:rsidRDefault="004C7594">
            <w:pPr>
              <w:pStyle w:val="ListParagraph"/>
              <w:ind w:left="0"/>
            </w:pPr>
            <w:r w:rsidRPr="00B7275B">
              <w:t>Nhập password</w:t>
            </w:r>
          </w:p>
        </w:tc>
      </w:tr>
      <w:tr w:rsidR="004C7594" w:rsidRPr="00B7275B" w14:paraId="3DDD05BF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B11E4" w14:textId="77777777" w:rsidR="004C7594" w:rsidRPr="00B7275B" w:rsidRDefault="004C7594">
            <w:pPr>
              <w:pStyle w:val="ListParagraph"/>
              <w:ind w:left="0"/>
            </w:pPr>
            <w:r w:rsidRPr="00B7275B">
              <w:t>Label loại tài khoản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A3556" w14:textId="77777777" w:rsidR="004C7594" w:rsidRPr="00B7275B" w:rsidRDefault="004C7594">
            <w:pPr>
              <w:pStyle w:val="ListParagraph"/>
              <w:ind w:left="0"/>
            </w:pPr>
            <w:r w:rsidRPr="00B7275B">
              <w:t>Label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D1875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00FDB" w14:textId="77777777" w:rsidR="004C7594" w:rsidRPr="00B7275B" w:rsidRDefault="004C7594">
            <w:pPr>
              <w:pStyle w:val="ListParagraph"/>
              <w:ind w:left="0"/>
            </w:pPr>
            <w:r w:rsidRPr="00B7275B">
              <w:t>Hiển thị loại toài khoản</w:t>
            </w:r>
          </w:p>
        </w:tc>
      </w:tr>
      <w:tr w:rsidR="004C7594" w:rsidRPr="00B7275B" w14:paraId="094C0538" w14:textId="77777777" w:rsidTr="004C7594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4B46" w14:textId="77777777" w:rsidR="004C7594" w:rsidRPr="00B7275B" w:rsidRDefault="004C7594">
            <w:pPr>
              <w:pStyle w:val="ListParagraph"/>
              <w:ind w:left="0"/>
            </w:pPr>
            <w:r w:rsidRPr="00B7275B">
              <w:t>Sửa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EA2EF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70E1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06193" w14:textId="77777777" w:rsidR="004C7594" w:rsidRPr="00B7275B" w:rsidRDefault="004C7594">
            <w:pPr>
              <w:pStyle w:val="ListParagraph"/>
              <w:ind w:left="0"/>
            </w:pPr>
            <w:r w:rsidRPr="00B7275B">
              <w:t>Xác nhận sửa tài khoản</w:t>
            </w:r>
          </w:p>
        </w:tc>
      </w:tr>
    </w:tbl>
    <w:p w14:paraId="4470ED64" w14:textId="77777777" w:rsidR="004C7594" w:rsidRPr="00D06CD8" w:rsidRDefault="004C7594" w:rsidP="004C7594">
      <w:pPr>
        <w:pStyle w:val="ListParagraph"/>
        <w:rPr>
          <w:sz w:val="24"/>
        </w:rPr>
      </w:pPr>
    </w:p>
    <w:p w14:paraId="3B4FEA13" w14:textId="08D00918" w:rsidR="004C7594" w:rsidRPr="00D06CD8" w:rsidRDefault="004C7594" w:rsidP="00643646">
      <w:pPr>
        <w:pStyle w:val="ListParagraph"/>
        <w:spacing w:line="256" w:lineRule="auto"/>
        <w:ind w:left="1080"/>
        <w:rPr>
          <w:sz w:val="24"/>
        </w:rPr>
      </w:pPr>
      <w:r w:rsidRPr="00D06CD8">
        <w:rPr>
          <w:rStyle w:val="Heading5Char"/>
          <w:sz w:val="24"/>
        </w:rPr>
        <w:t>Màn hình quản lý nguyên liệu</w:t>
      </w:r>
      <w:r w:rsidRPr="00D06CD8">
        <w:rPr>
          <w:noProof/>
          <w:sz w:val="24"/>
        </w:rPr>
        <w:drawing>
          <wp:inline distT="0" distB="0" distL="0" distR="0" wp14:anchorId="14E13120" wp14:editId="34E9CFA7">
            <wp:extent cx="4962525" cy="31051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905" w:type="dxa"/>
        <w:tblInd w:w="720" w:type="dxa"/>
        <w:tblLook w:val="04A0" w:firstRow="1" w:lastRow="0" w:firstColumn="1" w:lastColumn="0" w:noHBand="0" w:noVBand="1"/>
      </w:tblPr>
      <w:tblGrid>
        <w:gridCol w:w="1693"/>
        <w:gridCol w:w="1595"/>
        <w:gridCol w:w="2917"/>
        <w:gridCol w:w="2700"/>
      </w:tblGrid>
      <w:tr w:rsidR="004C7594" w:rsidRPr="00B7275B" w14:paraId="39102E2D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39F17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AF411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231A7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7A8B5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72983ECA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84918" w14:textId="77777777" w:rsidR="004C7594" w:rsidRPr="00B7275B" w:rsidRDefault="004C7594">
            <w:pPr>
              <w:pStyle w:val="ListParagraph"/>
              <w:ind w:left="0"/>
            </w:pPr>
            <w:r w:rsidRPr="00B7275B">
              <w:t>Mã nguyên liệu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E1E7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F3FFE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6F4C0" w14:textId="77777777" w:rsidR="004C7594" w:rsidRPr="00B7275B" w:rsidRDefault="004C7594">
            <w:pPr>
              <w:pStyle w:val="ListParagraph"/>
              <w:ind w:left="0"/>
            </w:pPr>
            <w:r w:rsidRPr="00B7275B">
              <w:t>Nhập mã nguyên liệu</w:t>
            </w:r>
          </w:p>
        </w:tc>
      </w:tr>
      <w:tr w:rsidR="004C7594" w:rsidRPr="00B7275B" w14:paraId="7A9F5243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DD1CE" w14:textId="77777777" w:rsidR="004C7594" w:rsidRPr="00B7275B" w:rsidRDefault="004C7594">
            <w:pPr>
              <w:pStyle w:val="ListParagraph"/>
              <w:ind w:left="0"/>
            </w:pPr>
            <w:r w:rsidRPr="00B7275B">
              <w:t>Tên nguyên liệu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6A095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384F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C3A25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tên nguyên liệu</w:t>
            </w:r>
          </w:p>
        </w:tc>
      </w:tr>
      <w:tr w:rsidR="004C7594" w:rsidRPr="00B7275B" w14:paraId="2436E69F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3D6B7" w14:textId="77777777" w:rsidR="004C7594" w:rsidRPr="00B7275B" w:rsidRDefault="004C7594">
            <w:pPr>
              <w:pStyle w:val="ListParagraph"/>
              <w:ind w:left="0"/>
            </w:pPr>
            <w:r w:rsidRPr="00B7275B">
              <w:t>Đơn giá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066A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00BD8" w14:textId="77777777" w:rsidR="004C7594" w:rsidRPr="00B7275B" w:rsidRDefault="004C7594">
            <w:pPr>
              <w:pStyle w:val="ListParagraph"/>
              <w:ind w:left="0"/>
            </w:pPr>
            <w:r w:rsidRPr="00B7275B">
              <w:t>Chỉ nhập số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1058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Nhập đơn giá </w:t>
            </w:r>
          </w:p>
        </w:tc>
      </w:tr>
      <w:tr w:rsidR="004C7594" w:rsidRPr="00B7275B" w14:paraId="221B2E84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A35C1" w14:textId="77777777" w:rsidR="004C7594" w:rsidRPr="00B7275B" w:rsidRDefault="004C7594">
            <w:pPr>
              <w:pStyle w:val="ListParagraph"/>
              <w:ind w:left="0"/>
            </w:pPr>
            <w:r w:rsidRPr="00B7275B">
              <w:t>Đơn vị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D1EB4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FC751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E45DE" w14:textId="77777777" w:rsidR="004C7594" w:rsidRPr="00B7275B" w:rsidRDefault="004C7594">
            <w:pPr>
              <w:pStyle w:val="ListParagraph"/>
              <w:ind w:left="0"/>
            </w:pPr>
            <w:r w:rsidRPr="00B7275B">
              <w:t>Nhập đơn vị</w:t>
            </w:r>
          </w:p>
        </w:tc>
      </w:tr>
      <w:tr w:rsidR="004C7594" w:rsidRPr="00B7275B" w14:paraId="3E2E31D1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441C4" w14:textId="77777777" w:rsidR="004C7594" w:rsidRPr="00B7275B" w:rsidRDefault="004C7594">
            <w:pPr>
              <w:pStyle w:val="ListParagraph"/>
              <w:ind w:left="0"/>
            </w:pPr>
            <w:r w:rsidRPr="00B7275B">
              <w:t>Trong kho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BBE70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5BE69" w14:textId="77777777" w:rsidR="004C7594" w:rsidRPr="00B7275B" w:rsidRDefault="004C7594">
            <w:pPr>
              <w:pStyle w:val="ListParagraph"/>
              <w:ind w:left="0"/>
            </w:pPr>
            <w:r w:rsidRPr="00B7275B">
              <w:t>Chỉ nhập số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66F06" w14:textId="77777777" w:rsidR="004C7594" w:rsidRPr="00B7275B" w:rsidRDefault="004C7594">
            <w:pPr>
              <w:pStyle w:val="ListParagraph"/>
              <w:ind w:left="0"/>
            </w:pPr>
            <w:r w:rsidRPr="00B7275B">
              <w:t>Nhập lượng trong kho</w:t>
            </w:r>
          </w:p>
        </w:tc>
      </w:tr>
      <w:tr w:rsidR="004C7594" w:rsidRPr="00B7275B" w14:paraId="3FD0616C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9E37D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Hạn sử dụng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8ED9C" w14:textId="77777777" w:rsidR="004C7594" w:rsidRPr="00B7275B" w:rsidRDefault="004C7594">
            <w:pPr>
              <w:pStyle w:val="ListParagraph"/>
              <w:ind w:left="0"/>
            </w:pPr>
            <w:r w:rsidRPr="00B7275B">
              <w:t>Datetimepicker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019D2" w14:textId="77777777" w:rsidR="004C7594" w:rsidRPr="00B7275B" w:rsidRDefault="004C7594">
            <w:pPr>
              <w:pStyle w:val="ListParagraph"/>
              <w:ind w:left="0"/>
            </w:pPr>
            <w:r w:rsidRPr="00B7275B">
              <w:t>Phải lơn hơn ngày được nhập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B3DD7" w14:textId="77777777" w:rsidR="004C7594" w:rsidRPr="00B7275B" w:rsidRDefault="004C7594">
            <w:pPr>
              <w:pStyle w:val="ListParagraph"/>
              <w:ind w:left="0"/>
            </w:pPr>
            <w:r w:rsidRPr="00B7275B">
              <w:t>Nhập hạn sử dụng</w:t>
            </w:r>
          </w:p>
        </w:tc>
      </w:tr>
      <w:tr w:rsidR="004C7594" w:rsidRPr="00B7275B" w14:paraId="21F8B68F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6354A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Thêm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358C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DF149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E448E" w14:textId="77777777" w:rsidR="004C7594" w:rsidRPr="00B7275B" w:rsidRDefault="004C7594">
            <w:pPr>
              <w:pStyle w:val="ListParagraph"/>
              <w:ind w:left="0"/>
            </w:pPr>
            <w:r w:rsidRPr="00B7275B">
              <w:t>Xác nhận thêm nguyên liệu</w:t>
            </w:r>
          </w:p>
        </w:tc>
      </w:tr>
      <w:tr w:rsidR="004C7594" w:rsidRPr="00B7275B" w14:paraId="45F7E976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03D8D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box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62D81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7B31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ECBA8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từ tìm kiếm</w:t>
            </w:r>
          </w:p>
        </w:tc>
      </w:tr>
      <w:tr w:rsidR="004C7594" w:rsidRPr="00B7275B" w14:paraId="189FBBC1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43067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button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1C5C5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CF50D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Không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1CF6F" w14:textId="77777777" w:rsidR="004C7594" w:rsidRPr="00B7275B" w:rsidRDefault="004C7594">
            <w:pPr>
              <w:pStyle w:val="ListParagraph"/>
              <w:ind w:left="0"/>
            </w:pPr>
            <w:r w:rsidRPr="00B7275B">
              <w:t>Tìm kiếm</w:t>
            </w:r>
          </w:p>
        </w:tc>
      </w:tr>
      <w:tr w:rsidR="004C7594" w:rsidRPr="00B7275B" w14:paraId="297BDF2C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29A34" w14:textId="77777777" w:rsidR="004C7594" w:rsidRPr="00B7275B" w:rsidRDefault="004C7594">
            <w:pPr>
              <w:pStyle w:val="ListParagraph"/>
              <w:ind w:left="0"/>
            </w:pPr>
            <w:r w:rsidRPr="00B7275B">
              <w:t>Danh sách nguyên liệu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2947B" w14:textId="77777777" w:rsidR="004C7594" w:rsidRPr="00B7275B" w:rsidRDefault="004C7594">
            <w:pPr>
              <w:pStyle w:val="ListParagraph"/>
              <w:ind w:left="0"/>
            </w:pPr>
            <w:r w:rsidRPr="00B7275B">
              <w:t>Datagridview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7197D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98BFB" w14:textId="77777777" w:rsidR="004C7594" w:rsidRPr="00B7275B" w:rsidRDefault="004C7594">
            <w:pPr>
              <w:pStyle w:val="ListParagraph"/>
              <w:ind w:left="0"/>
            </w:pPr>
            <w:r w:rsidRPr="00B7275B">
              <w:t>Hiển thị danh sách nguyên liệu</w:t>
            </w:r>
          </w:p>
        </w:tc>
      </w:tr>
    </w:tbl>
    <w:p w14:paraId="102D5D4D" w14:textId="17D727CB" w:rsidR="004C7594" w:rsidRPr="00D06CD8" w:rsidRDefault="004C7594" w:rsidP="004C7594">
      <w:pPr>
        <w:pStyle w:val="ListParagraph"/>
        <w:rPr>
          <w:sz w:val="24"/>
        </w:rPr>
      </w:pPr>
    </w:p>
    <w:p w14:paraId="341E4C9F" w14:textId="096E3A3E" w:rsidR="0022495F" w:rsidRPr="00D06CD8" w:rsidRDefault="0022495F" w:rsidP="004C7594">
      <w:pPr>
        <w:pStyle w:val="ListParagraph"/>
        <w:rPr>
          <w:sz w:val="24"/>
        </w:rPr>
      </w:pPr>
    </w:p>
    <w:p w14:paraId="64BD2521" w14:textId="47463D34" w:rsidR="0022495F" w:rsidRPr="00D06CD8" w:rsidRDefault="0022495F" w:rsidP="004C7594">
      <w:pPr>
        <w:pStyle w:val="ListParagraph"/>
        <w:rPr>
          <w:sz w:val="24"/>
        </w:rPr>
      </w:pPr>
    </w:p>
    <w:p w14:paraId="6CA6C20A" w14:textId="22421E2E" w:rsidR="0022495F" w:rsidRDefault="0022495F" w:rsidP="004C7594">
      <w:pPr>
        <w:pStyle w:val="ListParagraph"/>
        <w:rPr>
          <w:sz w:val="24"/>
        </w:rPr>
      </w:pPr>
    </w:p>
    <w:p w14:paraId="5D8C81AB" w14:textId="77777777" w:rsidR="00B7275B" w:rsidRPr="00D06CD8" w:rsidRDefault="00B7275B" w:rsidP="004C7594">
      <w:pPr>
        <w:pStyle w:val="ListParagraph"/>
        <w:rPr>
          <w:sz w:val="24"/>
        </w:rPr>
      </w:pPr>
    </w:p>
    <w:p w14:paraId="3D4B9CE8" w14:textId="77777777" w:rsidR="0022495F" w:rsidRPr="00D06CD8" w:rsidRDefault="0022495F" w:rsidP="004C7594">
      <w:pPr>
        <w:pStyle w:val="ListParagraph"/>
        <w:rPr>
          <w:sz w:val="24"/>
        </w:rPr>
      </w:pPr>
    </w:p>
    <w:p w14:paraId="3760FCEF" w14:textId="345E2EFF" w:rsidR="004C7594" w:rsidRPr="00D06CD8" w:rsidRDefault="004C7594" w:rsidP="0022495F">
      <w:pPr>
        <w:pStyle w:val="ListParagraph"/>
        <w:spacing w:line="256" w:lineRule="auto"/>
        <w:ind w:left="1080"/>
        <w:rPr>
          <w:sz w:val="24"/>
        </w:rPr>
      </w:pPr>
      <w:r w:rsidRPr="00D06CD8">
        <w:rPr>
          <w:rStyle w:val="Heading5Char"/>
          <w:sz w:val="24"/>
        </w:rPr>
        <w:t>Màn hình sửa nguyên liệu</w:t>
      </w:r>
      <w:r w:rsidRPr="00D06CD8">
        <w:rPr>
          <w:noProof/>
          <w:sz w:val="24"/>
        </w:rPr>
        <w:drawing>
          <wp:inline distT="0" distB="0" distL="0" distR="0" wp14:anchorId="1E264DE7" wp14:editId="76403250">
            <wp:extent cx="3905250" cy="1555550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45" cy="15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1693"/>
        <w:gridCol w:w="1595"/>
        <w:gridCol w:w="2917"/>
        <w:gridCol w:w="2610"/>
      </w:tblGrid>
      <w:tr w:rsidR="004C7594" w:rsidRPr="00B7275B" w14:paraId="0D5A305B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42BE0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3FC0D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96A18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7FFB8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435CF13A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DC5DC" w14:textId="77777777" w:rsidR="004C7594" w:rsidRPr="00B7275B" w:rsidRDefault="004C7594">
            <w:pPr>
              <w:pStyle w:val="ListParagraph"/>
              <w:ind w:left="0"/>
            </w:pPr>
            <w:r w:rsidRPr="00B7275B">
              <w:t>Mã nguyên liệu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C689B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DA6D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95274" w14:textId="77777777" w:rsidR="004C7594" w:rsidRPr="00B7275B" w:rsidRDefault="004C7594">
            <w:pPr>
              <w:pStyle w:val="ListParagraph"/>
              <w:ind w:left="0"/>
            </w:pPr>
            <w:r w:rsidRPr="00B7275B">
              <w:t>Nhập mã nguyên liệu</w:t>
            </w:r>
          </w:p>
        </w:tc>
      </w:tr>
      <w:tr w:rsidR="004C7594" w:rsidRPr="00B7275B" w14:paraId="7FD54D3C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F03AD" w14:textId="77777777" w:rsidR="004C7594" w:rsidRPr="00B7275B" w:rsidRDefault="004C7594">
            <w:pPr>
              <w:pStyle w:val="ListParagraph"/>
              <w:ind w:left="0"/>
            </w:pPr>
            <w:r w:rsidRPr="00B7275B">
              <w:t>Tên nguyên liệu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CFA3B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8A955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5247B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tên nguyên liệu</w:t>
            </w:r>
          </w:p>
        </w:tc>
      </w:tr>
      <w:tr w:rsidR="004C7594" w:rsidRPr="00B7275B" w14:paraId="240A145F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ECBC" w14:textId="77777777" w:rsidR="004C7594" w:rsidRPr="00B7275B" w:rsidRDefault="004C7594">
            <w:pPr>
              <w:pStyle w:val="ListParagraph"/>
              <w:ind w:left="0"/>
            </w:pPr>
            <w:r w:rsidRPr="00B7275B">
              <w:t>Đơn giá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6BE89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89097" w14:textId="77777777" w:rsidR="004C7594" w:rsidRPr="00B7275B" w:rsidRDefault="004C7594">
            <w:pPr>
              <w:pStyle w:val="ListParagraph"/>
              <w:ind w:left="0"/>
            </w:pPr>
            <w:r w:rsidRPr="00B7275B">
              <w:t>Chỉ nhập số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F6C0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Nhập đơn giá </w:t>
            </w:r>
          </w:p>
        </w:tc>
      </w:tr>
      <w:tr w:rsidR="004C7594" w:rsidRPr="00B7275B" w14:paraId="3DE8115B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3437" w14:textId="77777777" w:rsidR="004C7594" w:rsidRPr="00B7275B" w:rsidRDefault="004C7594">
            <w:pPr>
              <w:pStyle w:val="ListParagraph"/>
              <w:ind w:left="0"/>
            </w:pPr>
            <w:r w:rsidRPr="00B7275B">
              <w:t>Đơn vị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BE232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16530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D827" w14:textId="77777777" w:rsidR="004C7594" w:rsidRPr="00B7275B" w:rsidRDefault="004C7594">
            <w:pPr>
              <w:pStyle w:val="ListParagraph"/>
              <w:ind w:left="0"/>
            </w:pPr>
            <w:r w:rsidRPr="00B7275B">
              <w:t>Nhập đơn vị</w:t>
            </w:r>
          </w:p>
        </w:tc>
      </w:tr>
      <w:tr w:rsidR="004C7594" w:rsidRPr="00B7275B" w14:paraId="3014601A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EAAF3" w14:textId="77777777" w:rsidR="004C7594" w:rsidRPr="00B7275B" w:rsidRDefault="004C7594">
            <w:pPr>
              <w:pStyle w:val="ListParagraph"/>
              <w:ind w:left="0"/>
            </w:pPr>
            <w:r w:rsidRPr="00B7275B">
              <w:t>Trong kho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EC6C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A8AED" w14:textId="77777777" w:rsidR="004C7594" w:rsidRPr="00B7275B" w:rsidRDefault="004C7594">
            <w:pPr>
              <w:pStyle w:val="ListParagraph"/>
              <w:ind w:left="0"/>
            </w:pPr>
            <w:r w:rsidRPr="00B7275B">
              <w:t>Chỉ nhập số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09FF0" w14:textId="77777777" w:rsidR="004C7594" w:rsidRPr="00B7275B" w:rsidRDefault="004C7594">
            <w:pPr>
              <w:pStyle w:val="ListParagraph"/>
              <w:ind w:left="0"/>
            </w:pPr>
            <w:r w:rsidRPr="00B7275B">
              <w:t>Nhập lượng trong kho</w:t>
            </w:r>
          </w:p>
        </w:tc>
      </w:tr>
      <w:tr w:rsidR="004C7594" w:rsidRPr="00B7275B" w14:paraId="5D492C40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79BD8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Hạn sử dụng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25987" w14:textId="77777777" w:rsidR="004C7594" w:rsidRPr="00B7275B" w:rsidRDefault="004C7594">
            <w:pPr>
              <w:pStyle w:val="ListParagraph"/>
              <w:ind w:left="0"/>
            </w:pPr>
            <w:r w:rsidRPr="00B7275B">
              <w:t>Datetimepicker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16264" w14:textId="77777777" w:rsidR="004C7594" w:rsidRPr="00B7275B" w:rsidRDefault="004C7594">
            <w:pPr>
              <w:pStyle w:val="ListParagraph"/>
              <w:ind w:left="0"/>
            </w:pPr>
            <w:r w:rsidRPr="00B7275B">
              <w:t>Phải lơn hơn ngày được nhập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861B5" w14:textId="77777777" w:rsidR="004C7594" w:rsidRPr="00B7275B" w:rsidRDefault="004C7594">
            <w:pPr>
              <w:pStyle w:val="ListParagraph"/>
              <w:ind w:left="0"/>
            </w:pPr>
            <w:r w:rsidRPr="00B7275B">
              <w:t>Nhập hạn sử dụng</w:t>
            </w:r>
          </w:p>
        </w:tc>
      </w:tr>
      <w:tr w:rsidR="004C7594" w:rsidRPr="00B7275B" w14:paraId="2A6B0EA3" w14:textId="77777777" w:rsidTr="004C7594"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88BC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Sửa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18D4E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6D097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CEFE0" w14:textId="77777777" w:rsidR="004C7594" w:rsidRPr="00B7275B" w:rsidRDefault="004C7594">
            <w:pPr>
              <w:pStyle w:val="ListParagraph"/>
              <w:ind w:left="0"/>
            </w:pPr>
            <w:r w:rsidRPr="00B7275B">
              <w:t>Xác nhận sửa nguyên liệu</w:t>
            </w:r>
          </w:p>
        </w:tc>
      </w:tr>
    </w:tbl>
    <w:p w14:paraId="681D47C6" w14:textId="77777777" w:rsidR="004C7594" w:rsidRPr="00D06CD8" w:rsidRDefault="004C7594" w:rsidP="004C7594">
      <w:pPr>
        <w:pStyle w:val="ListParagraph"/>
        <w:rPr>
          <w:sz w:val="24"/>
        </w:rPr>
      </w:pPr>
    </w:p>
    <w:p w14:paraId="4657587C" w14:textId="77777777" w:rsidR="004C7594" w:rsidRPr="00D06CD8" w:rsidRDefault="004C7594" w:rsidP="0022495F">
      <w:pPr>
        <w:pStyle w:val="Heading5"/>
        <w:rPr>
          <w:sz w:val="24"/>
        </w:rPr>
      </w:pPr>
      <w:r w:rsidRPr="00D06CD8">
        <w:rPr>
          <w:sz w:val="24"/>
        </w:rPr>
        <w:t>Màn hình quản lý món ăn</w:t>
      </w:r>
    </w:p>
    <w:p w14:paraId="1FEA79EC" w14:textId="4D83BD2C" w:rsidR="004C7594" w:rsidRPr="00D06CD8" w:rsidRDefault="004C7594" w:rsidP="0022495F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3E875004" wp14:editId="1ABC8695">
            <wp:extent cx="3295650" cy="3162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1441"/>
        <w:gridCol w:w="2875"/>
      </w:tblGrid>
      <w:tr w:rsidR="004C7594" w:rsidRPr="00B7275B" w14:paraId="75658793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4034B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EFC56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32989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5E40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289BEFF2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F19CC" w14:textId="77777777" w:rsidR="004C7594" w:rsidRPr="00B7275B" w:rsidRDefault="004C7594">
            <w:pPr>
              <w:pStyle w:val="ListParagraph"/>
              <w:ind w:left="0"/>
            </w:pPr>
            <w:r w:rsidRPr="00B7275B">
              <w:t>Mã món ăn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D89A5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62CF2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72DFD" w14:textId="77777777" w:rsidR="004C7594" w:rsidRPr="00B7275B" w:rsidRDefault="004C7594">
            <w:pPr>
              <w:pStyle w:val="ListParagraph"/>
              <w:ind w:left="0"/>
            </w:pPr>
            <w:r w:rsidRPr="00B7275B">
              <w:t>Nhập mã món ăn</w:t>
            </w:r>
          </w:p>
        </w:tc>
      </w:tr>
      <w:tr w:rsidR="004C7594" w:rsidRPr="00B7275B" w14:paraId="029A9BFB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0D0C4" w14:textId="77777777" w:rsidR="004C7594" w:rsidRPr="00B7275B" w:rsidRDefault="004C7594">
            <w:pPr>
              <w:pStyle w:val="ListParagraph"/>
              <w:ind w:left="0"/>
            </w:pPr>
            <w:r w:rsidRPr="00B7275B">
              <w:t>Tên món ăn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59083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5AE40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7A82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tên món ăn</w:t>
            </w:r>
          </w:p>
        </w:tc>
      </w:tr>
      <w:tr w:rsidR="004C7594" w:rsidRPr="00B7275B" w14:paraId="12E9E84E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E9BFE" w14:textId="77777777" w:rsidR="004C7594" w:rsidRPr="00B7275B" w:rsidRDefault="004C7594">
            <w:pPr>
              <w:pStyle w:val="ListParagraph"/>
              <w:ind w:left="0"/>
            </w:pPr>
            <w:r w:rsidRPr="00B7275B">
              <w:t>Đơn giá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30E68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C7FEB" w14:textId="77777777" w:rsidR="004C7594" w:rsidRPr="00B7275B" w:rsidRDefault="004C7594">
            <w:pPr>
              <w:pStyle w:val="ListParagraph"/>
              <w:ind w:left="0"/>
            </w:pPr>
            <w:r w:rsidRPr="00B7275B">
              <w:t>Chỉ nhập số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449A4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Nhập đơn giá </w:t>
            </w:r>
          </w:p>
        </w:tc>
      </w:tr>
      <w:tr w:rsidR="004C7594" w:rsidRPr="00B7275B" w14:paraId="6FC4ADB1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1B601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box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00AA6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54452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AB23D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từ tìm kiếm</w:t>
            </w:r>
          </w:p>
        </w:tc>
      </w:tr>
      <w:tr w:rsidR="004C7594" w:rsidRPr="00B7275B" w14:paraId="76BFFA4C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4FD7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button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BE4B6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212C1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Không 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63A86" w14:textId="77777777" w:rsidR="004C7594" w:rsidRPr="00B7275B" w:rsidRDefault="004C7594">
            <w:pPr>
              <w:pStyle w:val="ListParagraph"/>
              <w:ind w:left="0"/>
            </w:pPr>
            <w:r w:rsidRPr="00B7275B">
              <w:t>Tìm kiếm</w:t>
            </w:r>
          </w:p>
        </w:tc>
      </w:tr>
      <w:tr w:rsidR="004C7594" w:rsidRPr="00B7275B" w14:paraId="7708BB19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22AB9" w14:textId="77777777" w:rsidR="004C7594" w:rsidRPr="00B7275B" w:rsidRDefault="004C7594">
            <w:pPr>
              <w:pStyle w:val="ListParagraph"/>
              <w:ind w:left="0"/>
            </w:pPr>
            <w:r w:rsidRPr="00B7275B">
              <w:t>Danh sách món ăn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DD174" w14:textId="77777777" w:rsidR="004C7594" w:rsidRPr="00B7275B" w:rsidRDefault="004C7594">
            <w:pPr>
              <w:pStyle w:val="ListParagraph"/>
              <w:ind w:left="0"/>
            </w:pPr>
            <w:r w:rsidRPr="00B7275B">
              <w:t>Datagridview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053D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AD48B" w14:textId="77777777" w:rsidR="004C7594" w:rsidRPr="00B7275B" w:rsidRDefault="004C7594">
            <w:pPr>
              <w:pStyle w:val="ListParagraph"/>
              <w:ind w:left="0"/>
            </w:pPr>
            <w:r w:rsidRPr="00B7275B">
              <w:t>Hiển thị danh sách món ăn</w:t>
            </w:r>
          </w:p>
        </w:tc>
      </w:tr>
    </w:tbl>
    <w:p w14:paraId="24FEAFC9" w14:textId="77777777" w:rsidR="004C7594" w:rsidRPr="00D06CD8" w:rsidRDefault="004C7594" w:rsidP="004C7594">
      <w:pPr>
        <w:pStyle w:val="ListParagraph"/>
        <w:rPr>
          <w:sz w:val="24"/>
        </w:rPr>
      </w:pPr>
    </w:p>
    <w:p w14:paraId="59AA75AE" w14:textId="77777777" w:rsidR="004C7594" w:rsidRPr="00D06CD8" w:rsidRDefault="004C7594" w:rsidP="0022495F">
      <w:pPr>
        <w:pStyle w:val="Heading5"/>
        <w:rPr>
          <w:sz w:val="24"/>
        </w:rPr>
      </w:pPr>
      <w:r w:rsidRPr="00D06CD8">
        <w:rPr>
          <w:sz w:val="24"/>
        </w:rPr>
        <w:t>Màn hình chi tiết món ăn</w:t>
      </w:r>
    </w:p>
    <w:p w14:paraId="7B716EDF" w14:textId="6E591E23" w:rsidR="004C7594" w:rsidRPr="00D06CD8" w:rsidRDefault="004C7594" w:rsidP="0022495F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68156CA9" wp14:editId="064E8820">
            <wp:extent cx="3524250" cy="3762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905" w:type="dxa"/>
        <w:tblInd w:w="720" w:type="dxa"/>
        <w:tblLook w:val="04A0" w:firstRow="1" w:lastRow="0" w:firstColumn="1" w:lastColumn="0" w:noHBand="0" w:noVBand="1"/>
      </w:tblPr>
      <w:tblGrid>
        <w:gridCol w:w="2157"/>
        <w:gridCol w:w="1618"/>
        <w:gridCol w:w="1710"/>
        <w:gridCol w:w="3420"/>
      </w:tblGrid>
      <w:tr w:rsidR="004C7594" w:rsidRPr="00B7275B" w14:paraId="2BB79337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758F9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D1AF5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FDBF4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60D43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13E97E09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77095" w14:textId="77777777" w:rsidR="004C7594" w:rsidRPr="00B7275B" w:rsidRDefault="004C7594">
            <w:pPr>
              <w:pStyle w:val="ListParagraph"/>
              <w:ind w:left="0"/>
            </w:pPr>
            <w:r w:rsidRPr="00B7275B">
              <w:t>Mã món ăn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6E889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39288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3F2D" w14:textId="77777777" w:rsidR="004C7594" w:rsidRPr="00B7275B" w:rsidRDefault="004C7594">
            <w:pPr>
              <w:pStyle w:val="ListParagraph"/>
              <w:ind w:left="0"/>
            </w:pPr>
            <w:r w:rsidRPr="00B7275B">
              <w:t>Nhập mã món ăn</w:t>
            </w:r>
          </w:p>
        </w:tc>
      </w:tr>
      <w:tr w:rsidR="004C7594" w:rsidRPr="00B7275B" w14:paraId="5B0E98C7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4ED31" w14:textId="77777777" w:rsidR="004C7594" w:rsidRPr="00B7275B" w:rsidRDefault="004C7594">
            <w:pPr>
              <w:pStyle w:val="ListParagraph"/>
              <w:ind w:left="0"/>
            </w:pPr>
            <w:r w:rsidRPr="00B7275B">
              <w:t>Tên món ăn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C6D69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0B51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508C7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tên món ăn</w:t>
            </w:r>
          </w:p>
        </w:tc>
      </w:tr>
      <w:tr w:rsidR="004C7594" w:rsidRPr="00B7275B" w14:paraId="388A047F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7E601" w14:textId="77777777" w:rsidR="004C7594" w:rsidRPr="00B7275B" w:rsidRDefault="004C7594">
            <w:pPr>
              <w:pStyle w:val="ListParagraph"/>
              <w:ind w:left="0"/>
            </w:pPr>
            <w:r w:rsidRPr="00B7275B">
              <w:t>Đơn giá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F9AC9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21CD5" w14:textId="77777777" w:rsidR="004C7594" w:rsidRPr="00B7275B" w:rsidRDefault="004C7594">
            <w:pPr>
              <w:pStyle w:val="ListParagraph"/>
              <w:ind w:left="0"/>
            </w:pPr>
            <w:r w:rsidRPr="00B7275B">
              <w:t>Chỉ nhập số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9157C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Nhập đơn giá </w:t>
            </w:r>
          </w:p>
        </w:tc>
      </w:tr>
      <w:tr w:rsidR="004C7594" w:rsidRPr="00B7275B" w14:paraId="0B69A462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B5CCC" w14:textId="77777777" w:rsidR="004C7594" w:rsidRPr="00B7275B" w:rsidRDefault="004C7594">
            <w:pPr>
              <w:pStyle w:val="ListParagraph"/>
              <w:ind w:left="0"/>
            </w:pPr>
            <w:r w:rsidRPr="00B7275B">
              <w:t>Mã nguyên liệu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3BDB8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24437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FBBF0" w14:textId="77777777" w:rsidR="004C7594" w:rsidRPr="00B7275B" w:rsidRDefault="004C7594">
            <w:pPr>
              <w:pStyle w:val="ListParagraph"/>
              <w:ind w:left="0"/>
            </w:pPr>
            <w:r w:rsidRPr="00B7275B">
              <w:t>Chọn mã nguyên liệu</w:t>
            </w:r>
          </w:p>
        </w:tc>
      </w:tr>
      <w:tr w:rsidR="004C7594" w:rsidRPr="00B7275B" w14:paraId="07A36F03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3EDEF" w14:textId="77777777" w:rsidR="004C7594" w:rsidRPr="00B7275B" w:rsidRDefault="004C7594">
            <w:pPr>
              <w:pStyle w:val="ListParagraph"/>
              <w:ind w:left="0"/>
            </w:pPr>
            <w:r w:rsidRPr="00B7275B">
              <w:t>Số lượng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BDBB7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8D8EB" w14:textId="77777777" w:rsidR="004C7594" w:rsidRPr="00B7275B" w:rsidRDefault="004C7594">
            <w:pPr>
              <w:pStyle w:val="ListParagraph"/>
              <w:ind w:left="0"/>
            </w:pPr>
            <w:r w:rsidRPr="00B7275B">
              <w:t>Chỉ nhập số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67641" w14:textId="77777777" w:rsidR="004C7594" w:rsidRPr="00B7275B" w:rsidRDefault="004C7594">
            <w:pPr>
              <w:pStyle w:val="ListParagraph"/>
              <w:ind w:left="0"/>
            </w:pPr>
            <w:r w:rsidRPr="00B7275B">
              <w:t>Nhập số lượng nguyên liệu</w:t>
            </w:r>
          </w:p>
        </w:tc>
      </w:tr>
      <w:tr w:rsidR="004C7594" w:rsidRPr="00B7275B" w14:paraId="706E6770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67FF0" w14:textId="77777777" w:rsidR="004C7594" w:rsidRPr="00B7275B" w:rsidRDefault="004C7594">
            <w:pPr>
              <w:pStyle w:val="ListParagraph"/>
              <w:ind w:left="0"/>
            </w:pPr>
            <w:r w:rsidRPr="00B7275B">
              <w:t>Danh sách nguyên liệu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6D65A" w14:textId="77777777" w:rsidR="004C7594" w:rsidRPr="00B7275B" w:rsidRDefault="004C7594">
            <w:pPr>
              <w:pStyle w:val="ListParagraph"/>
              <w:ind w:left="0"/>
            </w:pPr>
            <w:r w:rsidRPr="00B7275B">
              <w:t>Datagridview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A356D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084AB" w14:textId="77777777" w:rsidR="004C7594" w:rsidRPr="00B7275B" w:rsidRDefault="004C7594">
            <w:pPr>
              <w:pStyle w:val="ListParagraph"/>
              <w:ind w:left="0"/>
            </w:pPr>
            <w:r w:rsidRPr="00B7275B">
              <w:t>Hiển thị danh sách nguyên liệu trong món ăn</w:t>
            </w:r>
          </w:p>
        </w:tc>
      </w:tr>
    </w:tbl>
    <w:p w14:paraId="5683334A" w14:textId="18CF385D" w:rsidR="004C7594" w:rsidRPr="00D06CD8" w:rsidRDefault="004C7594" w:rsidP="004C7594">
      <w:pPr>
        <w:pStyle w:val="ListParagraph"/>
        <w:rPr>
          <w:sz w:val="24"/>
        </w:rPr>
      </w:pPr>
    </w:p>
    <w:p w14:paraId="60B21795" w14:textId="2B3F9A21" w:rsidR="0022495F" w:rsidRPr="00D06CD8" w:rsidRDefault="0022495F" w:rsidP="004C7594">
      <w:pPr>
        <w:pStyle w:val="ListParagraph"/>
        <w:rPr>
          <w:sz w:val="24"/>
        </w:rPr>
      </w:pPr>
    </w:p>
    <w:p w14:paraId="4208A626" w14:textId="60DAE88E" w:rsidR="0022495F" w:rsidRPr="00D06CD8" w:rsidRDefault="0022495F" w:rsidP="004C7594">
      <w:pPr>
        <w:pStyle w:val="ListParagraph"/>
        <w:rPr>
          <w:sz w:val="24"/>
        </w:rPr>
      </w:pPr>
    </w:p>
    <w:p w14:paraId="491866E1" w14:textId="482F90AB" w:rsidR="0022495F" w:rsidRPr="00D06CD8" w:rsidRDefault="0022495F" w:rsidP="004C7594">
      <w:pPr>
        <w:pStyle w:val="ListParagraph"/>
        <w:rPr>
          <w:sz w:val="24"/>
        </w:rPr>
      </w:pPr>
    </w:p>
    <w:p w14:paraId="63CDBC2C" w14:textId="66B8CBD5" w:rsidR="0022495F" w:rsidRPr="00D06CD8" w:rsidRDefault="0022495F" w:rsidP="004C7594">
      <w:pPr>
        <w:pStyle w:val="ListParagraph"/>
        <w:rPr>
          <w:sz w:val="24"/>
        </w:rPr>
      </w:pPr>
    </w:p>
    <w:p w14:paraId="5A70A124" w14:textId="2DE2B819" w:rsidR="0022495F" w:rsidRPr="00D06CD8" w:rsidRDefault="0022495F" w:rsidP="004C7594">
      <w:pPr>
        <w:pStyle w:val="ListParagraph"/>
        <w:rPr>
          <w:sz w:val="24"/>
        </w:rPr>
      </w:pPr>
    </w:p>
    <w:p w14:paraId="6DBD5EA3" w14:textId="14E47EF7" w:rsidR="0022495F" w:rsidRPr="00D06CD8" w:rsidRDefault="0022495F" w:rsidP="004C7594">
      <w:pPr>
        <w:pStyle w:val="ListParagraph"/>
        <w:rPr>
          <w:sz w:val="24"/>
        </w:rPr>
      </w:pPr>
    </w:p>
    <w:p w14:paraId="1CE78500" w14:textId="78E61E79" w:rsidR="0022495F" w:rsidRPr="00D06CD8" w:rsidRDefault="0022495F" w:rsidP="004C7594">
      <w:pPr>
        <w:pStyle w:val="ListParagraph"/>
        <w:rPr>
          <w:sz w:val="24"/>
        </w:rPr>
      </w:pPr>
    </w:p>
    <w:p w14:paraId="2F2C011E" w14:textId="4633AACC" w:rsidR="0022495F" w:rsidRPr="00D06CD8" w:rsidRDefault="0022495F" w:rsidP="004C7594">
      <w:pPr>
        <w:pStyle w:val="ListParagraph"/>
        <w:rPr>
          <w:sz w:val="24"/>
        </w:rPr>
      </w:pPr>
    </w:p>
    <w:p w14:paraId="472C3837" w14:textId="0675633C" w:rsidR="0022495F" w:rsidRPr="00D06CD8" w:rsidRDefault="0022495F" w:rsidP="004C7594">
      <w:pPr>
        <w:pStyle w:val="ListParagraph"/>
        <w:rPr>
          <w:sz w:val="24"/>
        </w:rPr>
      </w:pPr>
    </w:p>
    <w:p w14:paraId="606CB2B0" w14:textId="450FE520" w:rsidR="0022495F" w:rsidRPr="00D06CD8" w:rsidRDefault="0022495F" w:rsidP="004C7594">
      <w:pPr>
        <w:pStyle w:val="ListParagraph"/>
        <w:rPr>
          <w:sz w:val="24"/>
        </w:rPr>
      </w:pPr>
    </w:p>
    <w:p w14:paraId="0DD5D8A4" w14:textId="5FE4C126" w:rsidR="0022495F" w:rsidRPr="00D06CD8" w:rsidRDefault="0022495F" w:rsidP="004C7594">
      <w:pPr>
        <w:pStyle w:val="ListParagraph"/>
        <w:rPr>
          <w:sz w:val="24"/>
        </w:rPr>
      </w:pPr>
    </w:p>
    <w:p w14:paraId="65D2CA22" w14:textId="77777777" w:rsidR="0022495F" w:rsidRPr="00D06CD8" w:rsidRDefault="0022495F" w:rsidP="004C7594">
      <w:pPr>
        <w:pStyle w:val="ListParagraph"/>
        <w:rPr>
          <w:sz w:val="24"/>
        </w:rPr>
      </w:pPr>
    </w:p>
    <w:p w14:paraId="0253849D" w14:textId="77777777" w:rsidR="004C7594" w:rsidRPr="00D06CD8" w:rsidRDefault="004C7594" w:rsidP="0022495F">
      <w:pPr>
        <w:pStyle w:val="Heading5"/>
        <w:rPr>
          <w:sz w:val="24"/>
        </w:rPr>
      </w:pPr>
      <w:r w:rsidRPr="00D06CD8">
        <w:rPr>
          <w:sz w:val="24"/>
        </w:rPr>
        <w:t>Màn hình đặt bàn</w:t>
      </w:r>
    </w:p>
    <w:p w14:paraId="59132FA2" w14:textId="260E57BD" w:rsidR="004C7594" w:rsidRPr="00D06CD8" w:rsidRDefault="004C7594" w:rsidP="0022495F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18F68CFA" wp14:editId="18483B0E">
            <wp:extent cx="2952750" cy="2419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4C7594" w:rsidRPr="00B7275B" w14:paraId="7CD25220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74753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81418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7A77F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1979E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6425D2CB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8BA3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Số bàn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AC95B" w14:textId="77777777" w:rsidR="004C7594" w:rsidRPr="00B7275B" w:rsidRDefault="004C7594">
            <w:pPr>
              <w:pStyle w:val="ListParagraph"/>
              <w:ind w:left="0"/>
            </w:pPr>
            <w:r w:rsidRPr="00B7275B">
              <w:t>Combobox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B5312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970F" w14:textId="77777777" w:rsidR="004C7594" w:rsidRPr="00B7275B" w:rsidRDefault="004C7594">
            <w:pPr>
              <w:pStyle w:val="ListParagraph"/>
              <w:ind w:left="0"/>
            </w:pPr>
            <w:r w:rsidRPr="00B7275B">
              <w:t>Chọn số bàn</w:t>
            </w:r>
          </w:p>
        </w:tc>
      </w:tr>
      <w:tr w:rsidR="004C7594" w:rsidRPr="00B7275B" w14:paraId="5DA2A255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4A65E" w14:textId="77777777" w:rsidR="004C7594" w:rsidRPr="00B7275B" w:rsidRDefault="004C7594">
            <w:pPr>
              <w:pStyle w:val="ListParagraph"/>
              <w:ind w:left="0"/>
            </w:pPr>
            <w:r w:rsidRPr="00B7275B">
              <w:t>Đặt ngày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F17DA" w14:textId="77777777" w:rsidR="004C7594" w:rsidRPr="00B7275B" w:rsidRDefault="004C7594">
            <w:pPr>
              <w:pStyle w:val="ListParagraph"/>
              <w:ind w:left="0"/>
            </w:pPr>
            <w:r w:rsidRPr="00B7275B">
              <w:t>Datetimepicker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C66A" w14:textId="77777777" w:rsidR="004C7594" w:rsidRPr="00B7275B" w:rsidRDefault="004C7594">
            <w:pPr>
              <w:pStyle w:val="ListParagraph"/>
              <w:ind w:left="0"/>
            </w:pPr>
            <w:r w:rsidRPr="00B7275B">
              <w:t>Phải lớn hơn ngày hiện tại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2772C" w14:textId="77777777" w:rsidR="004C7594" w:rsidRPr="00B7275B" w:rsidRDefault="004C7594">
            <w:pPr>
              <w:pStyle w:val="ListParagraph"/>
              <w:ind w:left="0"/>
            </w:pPr>
            <w:r w:rsidRPr="00B7275B">
              <w:t>Chọn ngày đặt</w:t>
            </w:r>
          </w:p>
        </w:tc>
      </w:tr>
      <w:tr w:rsidR="004C7594" w:rsidRPr="00B7275B" w14:paraId="2E294C7C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A89EE" w14:textId="77777777" w:rsidR="004C7594" w:rsidRPr="00B7275B" w:rsidRDefault="004C7594">
            <w:pPr>
              <w:pStyle w:val="ListParagraph"/>
              <w:ind w:left="0"/>
            </w:pPr>
            <w:r w:rsidRPr="00B7275B">
              <w:t>Chọn món ngay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A58F6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3A59D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5667B" w14:textId="77777777" w:rsidR="004C7594" w:rsidRPr="00B7275B" w:rsidRDefault="004C7594">
            <w:pPr>
              <w:pStyle w:val="ListParagraph"/>
              <w:ind w:left="0"/>
            </w:pPr>
            <w:r w:rsidRPr="00B7275B">
              <w:t>Xác nhận đặt bàn &amp; chuyển qua lập hóa đơn</w:t>
            </w:r>
          </w:p>
        </w:tc>
      </w:tr>
      <w:tr w:rsidR="004C7594" w:rsidRPr="00B7275B" w14:paraId="6671ADC8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7F5AF" w14:textId="77777777" w:rsidR="004C7594" w:rsidRPr="00B7275B" w:rsidRDefault="004C7594">
            <w:pPr>
              <w:pStyle w:val="ListParagraph"/>
              <w:ind w:left="0"/>
            </w:pPr>
            <w:r w:rsidRPr="00B7275B">
              <w:t>Danh sách ngày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8FCBD" w14:textId="77777777" w:rsidR="004C7594" w:rsidRPr="00B7275B" w:rsidRDefault="004C7594">
            <w:pPr>
              <w:pStyle w:val="ListParagraph"/>
              <w:ind w:left="0"/>
            </w:pPr>
            <w:r w:rsidRPr="00B7275B">
              <w:t>Datagridview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4A10C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32C28" w14:textId="77777777" w:rsidR="004C7594" w:rsidRPr="00B7275B" w:rsidRDefault="004C7594">
            <w:pPr>
              <w:pStyle w:val="ListParagraph"/>
              <w:ind w:left="0"/>
            </w:pPr>
            <w:r w:rsidRPr="00B7275B">
              <w:t>Hiển thị danh sách ngày đã bị đặt</w:t>
            </w:r>
          </w:p>
        </w:tc>
      </w:tr>
    </w:tbl>
    <w:p w14:paraId="3224B4CA" w14:textId="0DC8E59B" w:rsidR="004C7594" w:rsidRPr="00D06CD8" w:rsidRDefault="004C7594" w:rsidP="004C7594">
      <w:pPr>
        <w:pStyle w:val="ListParagraph"/>
        <w:rPr>
          <w:sz w:val="24"/>
        </w:rPr>
      </w:pPr>
    </w:p>
    <w:p w14:paraId="6F1D24B3" w14:textId="4C15EC79" w:rsidR="0022495F" w:rsidRPr="00D06CD8" w:rsidRDefault="0022495F" w:rsidP="004C7594">
      <w:pPr>
        <w:pStyle w:val="ListParagraph"/>
        <w:rPr>
          <w:sz w:val="24"/>
        </w:rPr>
      </w:pPr>
    </w:p>
    <w:p w14:paraId="001DCB22" w14:textId="77777777" w:rsidR="0022495F" w:rsidRPr="00D06CD8" w:rsidRDefault="0022495F" w:rsidP="004C7594">
      <w:pPr>
        <w:pStyle w:val="ListParagraph"/>
        <w:rPr>
          <w:sz w:val="24"/>
        </w:rPr>
      </w:pPr>
    </w:p>
    <w:p w14:paraId="453868C6" w14:textId="0822D9B1" w:rsidR="004C7594" w:rsidRPr="00D06CD8" w:rsidRDefault="004C7594" w:rsidP="0022495F">
      <w:pPr>
        <w:pStyle w:val="ListParagraph"/>
        <w:spacing w:line="256" w:lineRule="auto"/>
        <w:ind w:left="1080"/>
        <w:jc w:val="center"/>
        <w:rPr>
          <w:sz w:val="24"/>
        </w:rPr>
      </w:pPr>
      <w:r w:rsidRPr="00D06CD8">
        <w:rPr>
          <w:rStyle w:val="Heading5Char"/>
          <w:sz w:val="24"/>
        </w:rPr>
        <w:t>Màn hình lập hóa đơn</w:t>
      </w:r>
      <w:r w:rsidRPr="00D06CD8">
        <w:rPr>
          <w:noProof/>
          <w:sz w:val="24"/>
        </w:rPr>
        <w:drawing>
          <wp:inline distT="0" distB="0" distL="0" distR="0" wp14:anchorId="458B16C8" wp14:editId="6F897A39">
            <wp:extent cx="4476750" cy="3390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1441"/>
        <w:gridCol w:w="2875"/>
      </w:tblGrid>
      <w:tr w:rsidR="004C7594" w:rsidRPr="00B7275B" w14:paraId="47C70ACD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84108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A639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CBC24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A65FB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006A7D0D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6324A" w14:textId="77777777" w:rsidR="004C7594" w:rsidRPr="00B7275B" w:rsidRDefault="004C7594">
            <w:pPr>
              <w:pStyle w:val="ListParagraph"/>
              <w:ind w:left="0"/>
            </w:pPr>
            <w:r w:rsidRPr="00B7275B">
              <w:t>Mã hóa đơn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163A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584A4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E4BB0" w14:textId="77777777" w:rsidR="004C7594" w:rsidRPr="00B7275B" w:rsidRDefault="004C7594">
            <w:pPr>
              <w:pStyle w:val="ListParagraph"/>
              <w:ind w:left="0"/>
            </w:pPr>
            <w:r w:rsidRPr="00B7275B">
              <w:t>Nhập mã hóa đơn</w:t>
            </w:r>
          </w:p>
        </w:tc>
      </w:tr>
      <w:tr w:rsidR="004C7594" w:rsidRPr="00B7275B" w14:paraId="4CE0BD0E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C1499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Số bàn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EDFE3" w14:textId="77777777" w:rsidR="004C7594" w:rsidRPr="00B7275B" w:rsidRDefault="004C7594">
            <w:pPr>
              <w:pStyle w:val="ListParagraph"/>
              <w:ind w:left="0"/>
            </w:pPr>
            <w:r w:rsidRPr="00B7275B">
              <w:t>Combobox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FF68C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2A61" w14:textId="77777777" w:rsidR="004C7594" w:rsidRPr="00B7275B" w:rsidRDefault="004C7594">
            <w:pPr>
              <w:pStyle w:val="ListParagraph"/>
              <w:ind w:left="0"/>
            </w:pPr>
            <w:r w:rsidRPr="00B7275B">
              <w:t>Chọn số bàn</w:t>
            </w:r>
          </w:p>
        </w:tc>
      </w:tr>
      <w:tr w:rsidR="004C7594" w:rsidRPr="00B7275B" w14:paraId="509ED1D2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198A0" w14:textId="77777777" w:rsidR="004C7594" w:rsidRPr="00B7275B" w:rsidRDefault="004C7594">
            <w:pPr>
              <w:pStyle w:val="ListParagraph"/>
              <w:ind w:left="0"/>
            </w:pPr>
            <w:r w:rsidRPr="00B7275B">
              <w:t>Ngày thanh toán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92A75" w14:textId="77777777" w:rsidR="004C7594" w:rsidRPr="00B7275B" w:rsidRDefault="004C7594">
            <w:pPr>
              <w:pStyle w:val="ListParagraph"/>
              <w:ind w:left="0"/>
            </w:pPr>
            <w:r w:rsidRPr="00B7275B">
              <w:t>Datetimepicker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EBFC4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FA662" w14:textId="77777777" w:rsidR="004C7594" w:rsidRPr="00B7275B" w:rsidRDefault="004C7594">
            <w:pPr>
              <w:pStyle w:val="ListParagraph"/>
              <w:ind w:left="0"/>
            </w:pPr>
            <w:r w:rsidRPr="00B7275B">
              <w:t>Chọn ngày thanh toán</w:t>
            </w:r>
          </w:p>
        </w:tc>
      </w:tr>
      <w:tr w:rsidR="004C7594" w:rsidRPr="00B7275B" w14:paraId="6D059E6A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4456B" w14:textId="77777777" w:rsidR="004C7594" w:rsidRPr="00B7275B" w:rsidRDefault="004C7594">
            <w:pPr>
              <w:pStyle w:val="ListParagraph"/>
              <w:ind w:left="0"/>
            </w:pPr>
            <w:r w:rsidRPr="00B7275B">
              <w:t>Mã thu ngân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81BCD" w14:textId="77777777" w:rsidR="004C7594" w:rsidRPr="00B7275B" w:rsidRDefault="004C7594">
            <w:pPr>
              <w:pStyle w:val="ListParagraph"/>
              <w:ind w:left="0"/>
            </w:pPr>
            <w:r w:rsidRPr="00B7275B">
              <w:t>Combobox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F39BF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75005" w14:textId="77777777" w:rsidR="004C7594" w:rsidRPr="00B7275B" w:rsidRDefault="004C7594">
            <w:pPr>
              <w:pStyle w:val="ListParagraph"/>
              <w:ind w:left="0"/>
            </w:pPr>
            <w:r w:rsidRPr="00B7275B">
              <w:t>Chọn thu ngân</w:t>
            </w:r>
          </w:p>
        </w:tc>
      </w:tr>
      <w:tr w:rsidR="004C7594" w:rsidRPr="00B7275B" w14:paraId="00763193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B371B" w14:textId="77777777" w:rsidR="004C7594" w:rsidRPr="00B7275B" w:rsidRDefault="004C7594">
            <w:pPr>
              <w:pStyle w:val="ListParagraph"/>
              <w:ind w:left="0"/>
            </w:pPr>
            <w:r w:rsidRPr="00B7275B">
              <w:t>Xác nhận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DBE2E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5CD78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83781" w14:textId="77777777" w:rsidR="004C7594" w:rsidRPr="00B7275B" w:rsidRDefault="004C7594">
            <w:pPr>
              <w:pStyle w:val="ListParagraph"/>
              <w:ind w:left="0"/>
            </w:pPr>
            <w:r w:rsidRPr="00B7275B">
              <w:t>Xác nhận thêm hóa đơn</w:t>
            </w:r>
          </w:p>
        </w:tc>
      </w:tr>
      <w:tr w:rsidR="004C7594" w:rsidRPr="00B7275B" w14:paraId="37BF7B18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8827C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box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29DB9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99CDF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3E89C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từ tìm kiếm</w:t>
            </w:r>
          </w:p>
        </w:tc>
      </w:tr>
      <w:tr w:rsidR="004C7594" w:rsidRPr="00B7275B" w14:paraId="15FE1C8C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21A11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button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EC98E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71C15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Không 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D471D" w14:textId="77777777" w:rsidR="004C7594" w:rsidRPr="00B7275B" w:rsidRDefault="004C7594">
            <w:pPr>
              <w:pStyle w:val="ListParagraph"/>
              <w:ind w:left="0"/>
            </w:pPr>
            <w:r w:rsidRPr="00B7275B">
              <w:t>Tìm kiếm</w:t>
            </w:r>
          </w:p>
        </w:tc>
      </w:tr>
      <w:tr w:rsidR="004C7594" w:rsidRPr="00B7275B" w14:paraId="039F9755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9E7D2" w14:textId="77777777" w:rsidR="004C7594" w:rsidRPr="00B7275B" w:rsidRDefault="004C7594">
            <w:pPr>
              <w:pStyle w:val="ListParagraph"/>
              <w:ind w:left="0"/>
            </w:pPr>
            <w:r w:rsidRPr="00B7275B">
              <w:t>Danh sách hóa đơn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F4FA3" w14:textId="77777777" w:rsidR="004C7594" w:rsidRPr="00B7275B" w:rsidRDefault="004C7594">
            <w:pPr>
              <w:pStyle w:val="ListParagraph"/>
              <w:ind w:left="0"/>
            </w:pPr>
            <w:r w:rsidRPr="00B7275B">
              <w:t>Datagridview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ECB7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C13C7" w14:textId="77777777" w:rsidR="004C7594" w:rsidRPr="00B7275B" w:rsidRDefault="004C7594">
            <w:pPr>
              <w:pStyle w:val="ListParagraph"/>
              <w:ind w:left="0"/>
            </w:pPr>
            <w:r w:rsidRPr="00B7275B">
              <w:t>Hiển thị danh sách hóa đơn</w:t>
            </w:r>
          </w:p>
        </w:tc>
      </w:tr>
    </w:tbl>
    <w:p w14:paraId="1C7D49C9" w14:textId="12067D6B" w:rsidR="004C7594" w:rsidRPr="00D06CD8" w:rsidRDefault="004C7594" w:rsidP="004C7594">
      <w:pPr>
        <w:pStyle w:val="ListParagraph"/>
        <w:rPr>
          <w:sz w:val="24"/>
        </w:rPr>
      </w:pPr>
    </w:p>
    <w:p w14:paraId="1E062FD7" w14:textId="6E661543" w:rsidR="0022495F" w:rsidRPr="00D06CD8" w:rsidRDefault="0022495F" w:rsidP="004C7594">
      <w:pPr>
        <w:pStyle w:val="ListParagraph"/>
        <w:rPr>
          <w:sz w:val="24"/>
        </w:rPr>
      </w:pPr>
    </w:p>
    <w:p w14:paraId="5D4AACAA" w14:textId="14CEE362" w:rsidR="0022495F" w:rsidRPr="00D06CD8" w:rsidRDefault="0022495F" w:rsidP="004C7594">
      <w:pPr>
        <w:pStyle w:val="ListParagraph"/>
        <w:rPr>
          <w:sz w:val="24"/>
        </w:rPr>
      </w:pPr>
    </w:p>
    <w:p w14:paraId="5FF5D01C" w14:textId="743DB423" w:rsidR="0022495F" w:rsidRPr="00D06CD8" w:rsidRDefault="0022495F" w:rsidP="004C7594">
      <w:pPr>
        <w:pStyle w:val="ListParagraph"/>
        <w:rPr>
          <w:sz w:val="24"/>
        </w:rPr>
      </w:pPr>
    </w:p>
    <w:p w14:paraId="7E34871E" w14:textId="40307306" w:rsidR="0022495F" w:rsidRPr="00D06CD8" w:rsidRDefault="0022495F" w:rsidP="004C7594">
      <w:pPr>
        <w:pStyle w:val="ListParagraph"/>
        <w:rPr>
          <w:sz w:val="24"/>
        </w:rPr>
      </w:pPr>
    </w:p>
    <w:p w14:paraId="1DB98107" w14:textId="7097A6D5" w:rsidR="0022495F" w:rsidRPr="00D06CD8" w:rsidRDefault="0022495F" w:rsidP="004C7594">
      <w:pPr>
        <w:pStyle w:val="ListParagraph"/>
        <w:rPr>
          <w:sz w:val="24"/>
        </w:rPr>
      </w:pPr>
    </w:p>
    <w:p w14:paraId="04E8298D" w14:textId="598EB68D" w:rsidR="0022495F" w:rsidRPr="00D06CD8" w:rsidRDefault="0022495F" w:rsidP="004C7594">
      <w:pPr>
        <w:pStyle w:val="ListParagraph"/>
        <w:rPr>
          <w:sz w:val="24"/>
        </w:rPr>
      </w:pPr>
    </w:p>
    <w:p w14:paraId="52FE1F21" w14:textId="79FD2201" w:rsidR="0022495F" w:rsidRPr="00D06CD8" w:rsidRDefault="0022495F" w:rsidP="004C7594">
      <w:pPr>
        <w:pStyle w:val="ListParagraph"/>
        <w:rPr>
          <w:sz w:val="24"/>
        </w:rPr>
      </w:pPr>
    </w:p>
    <w:p w14:paraId="7F0E8B94" w14:textId="6C0D997C" w:rsidR="0022495F" w:rsidRPr="00D06CD8" w:rsidRDefault="0022495F" w:rsidP="004C7594">
      <w:pPr>
        <w:pStyle w:val="ListParagraph"/>
        <w:rPr>
          <w:sz w:val="24"/>
        </w:rPr>
      </w:pPr>
    </w:p>
    <w:p w14:paraId="60C61977" w14:textId="2ACBC7F8" w:rsidR="0022495F" w:rsidRPr="00D06CD8" w:rsidRDefault="0022495F" w:rsidP="004C7594">
      <w:pPr>
        <w:pStyle w:val="ListParagraph"/>
        <w:rPr>
          <w:sz w:val="24"/>
        </w:rPr>
      </w:pPr>
    </w:p>
    <w:p w14:paraId="66C3317C" w14:textId="694E4B52" w:rsidR="0022495F" w:rsidRPr="00D06CD8" w:rsidRDefault="0022495F" w:rsidP="004C7594">
      <w:pPr>
        <w:pStyle w:val="ListParagraph"/>
        <w:rPr>
          <w:sz w:val="24"/>
        </w:rPr>
      </w:pPr>
    </w:p>
    <w:p w14:paraId="7BAC6A7E" w14:textId="207E5E95" w:rsidR="0022495F" w:rsidRPr="00D06CD8" w:rsidRDefault="0022495F" w:rsidP="004C7594">
      <w:pPr>
        <w:pStyle w:val="ListParagraph"/>
        <w:rPr>
          <w:sz w:val="24"/>
        </w:rPr>
      </w:pPr>
    </w:p>
    <w:p w14:paraId="2AFF48E1" w14:textId="1E9BB5E8" w:rsidR="0022495F" w:rsidRPr="00D06CD8" w:rsidRDefault="0022495F" w:rsidP="004C7594">
      <w:pPr>
        <w:pStyle w:val="ListParagraph"/>
        <w:rPr>
          <w:sz w:val="24"/>
        </w:rPr>
      </w:pPr>
    </w:p>
    <w:p w14:paraId="569E5AC6" w14:textId="140D4170" w:rsidR="0022495F" w:rsidRPr="00D06CD8" w:rsidRDefault="0022495F" w:rsidP="004C7594">
      <w:pPr>
        <w:pStyle w:val="ListParagraph"/>
        <w:rPr>
          <w:sz w:val="24"/>
        </w:rPr>
      </w:pPr>
    </w:p>
    <w:p w14:paraId="5B94218E" w14:textId="5CD82372" w:rsidR="0022495F" w:rsidRPr="00D06CD8" w:rsidRDefault="0022495F" w:rsidP="004C7594">
      <w:pPr>
        <w:pStyle w:val="ListParagraph"/>
        <w:rPr>
          <w:sz w:val="24"/>
        </w:rPr>
      </w:pPr>
    </w:p>
    <w:p w14:paraId="6AD4A49A" w14:textId="77777777" w:rsidR="0022495F" w:rsidRPr="00D06CD8" w:rsidRDefault="0022495F" w:rsidP="004C7594">
      <w:pPr>
        <w:pStyle w:val="ListParagraph"/>
        <w:rPr>
          <w:sz w:val="24"/>
        </w:rPr>
      </w:pPr>
    </w:p>
    <w:p w14:paraId="0D845673" w14:textId="77777777" w:rsidR="004C7594" w:rsidRPr="00D06CD8" w:rsidRDefault="004C7594" w:rsidP="0022495F">
      <w:pPr>
        <w:pStyle w:val="Heading5"/>
        <w:rPr>
          <w:sz w:val="24"/>
        </w:rPr>
      </w:pPr>
      <w:r w:rsidRPr="00D06CD8">
        <w:rPr>
          <w:sz w:val="24"/>
        </w:rPr>
        <w:t>Màn hình chi tiết hóa đơn</w:t>
      </w:r>
    </w:p>
    <w:p w14:paraId="28F5369F" w14:textId="6E7C157D" w:rsidR="004C7594" w:rsidRPr="00D06CD8" w:rsidRDefault="004C7594" w:rsidP="0022495F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03F5C6D5" wp14:editId="1FED5254">
            <wp:extent cx="2914650" cy="3076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1438"/>
        <w:gridCol w:w="1620"/>
        <w:gridCol w:w="3415"/>
      </w:tblGrid>
      <w:tr w:rsidR="004C7594" w:rsidRPr="00B7275B" w14:paraId="72AF417C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D381E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EC63D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80F38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C90E3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636AA3AB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016E6" w14:textId="77777777" w:rsidR="004C7594" w:rsidRPr="00B7275B" w:rsidRDefault="004C7594">
            <w:pPr>
              <w:pStyle w:val="ListParagraph"/>
              <w:ind w:left="0"/>
            </w:pPr>
            <w:r w:rsidRPr="00B7275B">
              <w:t>Mã hóa đơn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B6247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606C7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EB09E" w14:textId="77777777" w:rsidR="004C7594" w:rsidRPr="00B7275B" w:rsidRDefault="004C7594">
            <w:pPr>
              <w:pStyle w:val="ListParagraph"/>
              <w:ind w:left="0"/>
            </w:pPr>
            <w:r w:rsidRPr="00B7275B">
              <w:t>Nhập mã hóa đơn</w:t>
            </w:r>
          </w:p>
        </w:tc>
      </w:tr>
      <w:tr w:rsidR="004C7594" w:rsidRPr="00B7275B" w14:paraId="53D41FFF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5C425" w14:textId="77777777" w:rsidR="004C7594" w:rsidRPr="00B7275B" w:rsidRDefault="004C7594">
            <w:pPr>
              <w:pStyle w:val="ListParagraph"/>
              <w:ind w:left="0"/>
            </w:pPr>
            <w:r w:rsidRPr="00B7275B">
              <w:t>Tổng tiền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27DEF" w14:textId="77777777" w:rsidR="004C7594" w:rsidRPr="00B7275B" w:rsidRDefault="004C7594">
            <w:pPr>
              <w:pStyle w:val="ListParagraph"/>
              <w:ind w:left="0"/>
            </w:pPr>
            <w:r w:rsidRPr="00B7275B">
              <w:t>Tex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60008" w14:textId="77777777" w:rsidR="004C7594" w:rsidRPr="00B7275B" w:rsidRDefault="004C7594">
            <w:pPr>
              <w:pStyle w:val="ListParagraph"/>
              <w:ind w:left="0"/>
            </w:pPr>
            <w:r w:rsidRPr="00B7275B">
              <w:t>Chỉ nhập số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C1450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tổng tiền</w:t>
            </w:r>
          </w:p>
        </w:tc>
      </w:tr>
      <w:tr w:rsidR="004C7594" w:rsidRPr="00B7275B" w14:paraId="67A6467F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C58CD" w14:textId="77777777" w:rsidR="004C7594" w:rsidRPr="00B7275B" w:rsidRDefault="004C7594">
            <w:pPr>
              <w:pStyle w:val="ListParagraph"/>
              <w:ind w:left="0"/>
            </w:pPr>
            <w:r w:rsidRPr="00B7275B">
              <w:t>Món ăn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757D0" w14:textId="77777777" w:rsidR="004C7594" w:rsidRPr="00B7275B" w:rsidRDefault="004C7594">
            <w:pPr>
              <w:pStyle w:val="ListParagraph"/>
              <w:ind w:left="0"/>
            </w:pPr>
            <w:r w:rsidRPr="00B7275B">
              <w:t>Combobox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087E7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A6B62" w14:textId="77777777" w:rsidR="004C7594" w:rsidRPr="00B7275B" w:rsidRDefault="004C7594">
            <w:pPr>
              <w:pStyle w:val="ListParagraph"/>
              <w:ind w:left="0"/>
            </w:pPr>
            <w:r w:rsidRPr="00B7275B">
              <w:t>Chọn mã món ăn</w:t>
            </w:r>
          </w:p>
        </w:tc>
      </w:tr>
      <w:tr w:rsidR="004C7594" w:rsidRPr="00B7275B" w14:paraId="17F73D01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B634E" w14:textId="77777777" w:rsidR="004C7594" w:rsidRPr="00B7275B" w:rsidRDefault="004C7594">
            <w:pPr>
              <w:pStyle w:val="ListParagraph"/>
              <w:ind w:left="0"/>
            </w:pPr>
            <w:r w:rsidRPr="00B7275B">
              <w:t>Số lượng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D9A21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EA1F4" w14:textId="77777777" w:rsidR="004C7594" w:rsidRPr="00B7275B" w:rsidRDefault="004C7594">
            <w:pPr>
              <w:pStyle w:val="ListParagraph"/>
              <w:ind w:left="0"/>
            </w:pPr>
            <w:r w:rsidRPr="00B7275B">
              <w:t>Chỉ nhập số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7EFCC" w14:textId="77777777" w:rsidR="004C7594" w:rsidRPr="00B7275B" w:rsidRDefault="004C7594">
            <w:pPr>
              <w:pStyle w:val="ListParagraph"/>
              <w:ind w:left="0"/>
            </w:pPr>
            <w:r w:rsidRPr="00B7275B">
              <w:t>Nhập số lượng món ăn</w:t>
            </w:r>
          </w:p>
        </w:tc>
      </w:tr>
      <w:tr w:rsidR="004C7594" w:rsidRPr="00B7275B" w14:paraId="44B55CB3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C0551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Thêm 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9F83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82913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CAF7F" w14:textId="77777777" w:rsidR="004C7594" w:rsidRPr="00B7275B" w:rsidRDefault="004C7594">
            <w:pPr>
              <w:pStyle w:val="ListParagraph"/>
              <w:ind w:left="0"/>
            </w:pPr>
            <w:r w:rsidRPr="00B7275B">
              <w:t>Xác nhận thêm món ăn</w:t>
            </w:r>
          </w:p>
        </w:tc>
      </w:tr>
      <w:tr w:rsidR="004C7594" w:rsidRPr="00B7275B" w14:paraId="040694A8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1664" w14:textId="77777777" w:rsidR="004C7594" w:rsidRPr="00B7275B" w:rsidRDefault="004C7594">
            <w:pPr>
              <w:pStyle w:val="ListParagraph"/>
              <w:ind w:left="0"/>
            </w:pPr>
            <w:r w:rsidRPr="00B7275B">
              <w:t>Danh sách món ăn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1F296" w14:textId="77777777" w:rsidR="004C7594" w:rsidRPr="00B7275B" w:rsidRDefault="004C7594">
            <w:pPr>
              <w:pStyle w:val="ListParagraph"/>
              <w:ind w:left="0"/>
            </w:pPr>
            <w:r w:rsidRPr="00B7275B">
              <w:t>Datagridview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452DC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BB11D" w14:textId="77777777" w:rsidR="004C7594" w:rsidRPr="00B7275B" w:rsidRDefault="004C7594">
            <w:pPr>
              <w:pStyle w:val="ListParagraph"/>
              <w:ind w:left="0"/>
            </w:pPr>
            <w:r w:rsidRPr="00B7275B">
              <w:t>Hiển thị danh sách món ăn trong hóa đơn</w:t>
            </w:r>
          </w:p>
        </w:tc>
      </w:tr>
    </w:tbl>
    <w:p w14:paraId="0B81B2D2" w14:textId="7ABBA021" w:rsidR="004C7594" w:rsidRPr="00D06CD8" w:rsidRDefault="004C7594" w:rsidP="004C7594">
      <w:pPr>
        <w:pStyle w:val="ListParagraph"/>
        <w:rPr>
          <w:sz w:val="24"/>
        </w:rPr>
      </w:pPr>
    </w:p>
    <w:p w14:paraId="0AFAF951" w14:textId="593B5E7C" w:rsidR="0022495F" w:rsidRPr="00D06CD8" w:rsidRDefault="0022495F" w:rsidP="004C7594">
      <w:pPr>
        <w:pStyle w:val="ListParagraph"/>
        <w:rPr>
          <w:sz w:val="24"/>
        </w:rPr>
      </w:pPr>
    </w:p>
    <w:p w14:paraId="55A48E84" w14:textId="24FC4522" w:rsidR="0022495F" w:rsidRPr="00D06CD8" w:rsidRDefault="0022495F" w:rsidP="004C7594">
      <w:pPr>
        <w:pStyle w:val="ListParagraph"/>
        <w:rPr>
          <w:sz w:val="24"/>
        </w:rPr>
      </w:pPr>
    </w:p>
    <w:p w14:paraId="7CF4E165" w14:textId="5977DACC" w:rsidR="0022495F" w:rsidRPr="00D06CD8" w:rsidRDefault="0022495F" w:rsidP="004C7594">
      <w:pPr>
        <w:pStyle w:val="ListParagraph"/>
        <w:rPr>
          <w:sz w:val="24"/>
        </w:rPr>
      </w:pPr>
    </w:p>
    <w:p w14:paraId="6611AEBB" w14:textId="4F6927FB" w:rsidR="0022495F" w:rsidRPr="00D06CD8" w:rsidRDefault="0022495F" w:rsidP="004C7594">
      <w:pPr>
        <w:pStyle w:val="ListParagraph"/>
        <w:rPr>
          <w:sz w:val="24"/>
        </w:rPr>
      </w:pPr>
    </w:p>
    <w:p w14:paraId="102F9F2E" w14:textId="0DFA56C5" w:rsidR="0022495F" w:rsidRPr="00D06CD8" w:rsidRDefault="0022495F" w:rsidP="004C7594">
      <w:pPr>
        <w:pStyle w:val="ListParagraph"/>
        <w:rPr>
          <w:sz w:val="24"/>
        </w:rPr>
      </w:pPr>
    </w:p>
    <w:p w14:paraId="57DF79BD" w14:textId="334E2E03" w:rsidR="0022495F" w:rsidRPr="00D06CD8" w:rsidRDefault="0022495F" w:rsidP="004C7594">
      <w:pPr>
        <w:pStyle w:val="ListParagraph"/>
        <w:rPr>
          <w:sz w:val="24"/>
        </w:rPr>
      </w:pPr>
    </w:p>
    <w:p w14:paraId="59480793" w14:textId="3B576E1D" w:rsidR="0022495F" w:rsidRPr="00D06CD8" w:rsidRDefault="0022495F" w:rsidP="004C7594">
      <w:pPr>
        <w:pStyle w:val="ListParagraph"/>
        <w:rPr>
          <w:sz w:val="24"/>
        </w:rPr>
      </w:pPr>
    </w:p>
    <w:p w14:paraId="242834F7" w14:textId="3584A6D2" w:rsidR="0022495F" w:rsidRPr="00D06CD8" w:rsidRDefault="0022495F" w:rsidP="004C7594">
      <w:pPr>
        <w:pStyle w:val="ListParagraph"/>
        <w:rPr>
          <w:sz w:val="24"/>
        </w:rPr>
      </w:pPr>
    </w:p>
    <w:p w14:paraId="3D009DE1" w14:textId="5BB5A78A" w:rsidR="0022495F" w:rsidRPr="00D06CD8" w:rsidRDefault="0022495F" w:rsidP="004C7594">
      <w:pPr>
        <w:pStyle w:val="ListParagraph"/>
        <w:rPr>
          <w:sz w:val="24"/>
        </w:rPr>
      </w:pPr>
    </w:p>
    <w:p w14:paraId="62E93B10" w14:textId="288BBE2A" w:rsidR="0022495F" w:rsidRPr="00D06CD8" w:rsidRDefault="0022495F" w:rsidP="004C7594">
      <w:pPr>
        <w:pStyle w:val="ListParagraph"/>
        <w:rPr>
          <w:sz w:val="24"/>
        </w:rPr>
      </w:pPr>
    </w:p>
    <w:p w14:paraId="140B1393" w14:textId="07FA985E" w:rsidR="0022495F" w:rsidRPr="00D06CD8" w:rsidRDefault="0022495F" w:rsidP="004C7594">
      <w:pPr>
        <w:pStyle w:val="ListParagraph"/>
        <w:rPr>
          <w:sz w:val="24"/>
        </w:rPr>
      </w:pPr>
    </w:p>
    <w:p w14:paraId="33B3F6D6" w14:textId="1A113B6C" w:rsidR="0022495F" w:rsidRPr="00D06CD8" w:rsidRDefault="0022495F" w:rsidP="004C7594">
      <w:pPr>
        <w:pStyle w:val="ListParagraph"/>
        <w:rPr>
          <w:sz w:val="24"/>
        </w:rPr>
      </w:pPr>
    </w:p>
    <w:p w14:paraId="2221633F" w14:textId="75E92686" w:rsidR="0022495F" w:rsidRPr="00D06CD8" w:rsidRDefault="0022495F" w:rsidP="004C7594">
      <w:pPr>
        <w:pStyle w:val="ListParagraph"/>
        <w:rPr>
          <w:sz w:val="24"/>
        </w:rPr>
      </w:pPr>
    </w:p>
    <w:p w14:paraId="0C77DD31" w14:textId="6D6D53AD" w:rsidR="0022495F" w:rsidRPr="00D06CD8" w:rsidRDefault="0022495F" w:rsidP="004C7594">
      <w:pPr>
        <w:pStyle w:val="ListParagraph"/>
        <w:rPr>
          <w:sz w:val="24"/>
        </w:rPr>
      </w:pPr>
    </w:p>
    <w:p w14:paraId="162FFA81" w14:textId="49A9D4A5" w:rsidR="0022495F" w:rsidRPr="00D06CD8" w:rsidRDefault="0022495F" w:rsidP="004C7594">
      <w:pPr>
        <w:pStyle w:val="ListParagraph"/>
        <w:rPr>
          <w:sz w:val="24"/>
        </w:rPr>
      </w:pPr>
    </w:p>
    <w:p w14:paraId="134F971C" w14:textId="6F64C67D" w:rsidR="0022495F" w:rsidRPr="00D06CD8" w:rsidRDefault="0022495F" w:rsidP="004C7594">
      <w:pPr>
        <w:pStyle w:val="ListParagraph"/>
        <w:rPr>
          <w:sz w:val="24"/>
        </w:rPr>
      </w:pPr>
    </w:p>
    <w:p w14:paraId="081FA7E5" w14:textId="4178A0AF" w:rsidR="0022495F" w:rsidRPr="00D06CD8" w:rsidRDefault="0022495F" w:rsidP="004C7594">
      <w:pPr>
        <w:pStyle w:val="ListParagraph"/>
        <w:rPr>
          <w:sz w:val="24"/>
        </w:rPr>
      </w:pPr>
    </w:p>
    <w:p w14:paraId="4BB91EA8" w14:textId="77777777" w:rsidR="0022495F" w:rsidRPr="00D06CD8" w:rsidRDefault="0022495F" w:rsidP="004C7594">
      <w:pPr>
        <w:pStyle w:val="ListParagraph"/>
        <w:rPr>
          <w:sz w:val="24"/>
        </w:rPr>
      </w:pPr>
    </w:p>
    <w:p w14:paraId="09B5E833" w14:textId="77777777" w:rsidR="004C7594" w:rsidRPr="00D06CD8" w:rsidRDefault="004C7594" w:rsidP="0022495F">
      <w:pPr>
        <w:pStyle w:val="Heading5"/>
        <w:rPr>
          <w:sz w:val="24"/>
        </w:rPr>
      </w:pPr>
      <w:r w:rsidRPr="00D06CD8">
        <w:rPr>
          <w:sz w:val="24"/>
        </w:rPr>
        <w:t>Màn hình báo cáo doanh thu</w:t>
      </w:r>
    </w:p>
    <w:p w14:paraId="2299B210" w14:textId="5A6F0764" w:rsidR="004C7594" w:rsidRPr="00D06CD8" w:rsidRDefault="004C7594" w:rsidP="0022495F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06D99A7F" wp14:editId="140B4F0C">
            <wp:extent cx="2486025" cy="2665832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93" cy="267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1531"/>
        <w:gridCol w:w="2785"/>
      </w:tblGrid>
      <w:tr w:rsidR="004C7594" w:rsidRPr="00B7275B" w14:paraId="3D95A22A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0D8DD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C9A50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Kiểu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8A4A4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Ràng buộc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0D630" w14:textId="77777777" w:rsidR="004C7594" w:rsidRPr="00B7275B" w:rsidRDefault="004C7594">
            <w:pPr>
              <w:pStyle w:val="ListParagraph"/>
              <w:ind w:left="0"/>
              <w:rPr>
                <w:b/>
              </w:rPr>
            </w:pPr>
            <w:r w:rsidRPr="00B7275B">
              <w:rPr>
                <w:b/>
                <w:lang w:val="vi-VN"/>
              </w:rPr>
              <w:t>Chức năng</w:t>
            </w:r>
          </w:p>
        </w:tc>
      </w:tr>
      <w:tr w:rsidR="004C7594" w:rsidRPr="00B7275B" w14:paraId="159AC251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FDF9" w14:textId="77777777" w:rsidR="004C7594" w:rsidRPr="00B7275B" w:rsidRDefault="004C7594">
            <w:pPr>
              <w:pStyle w:val="ListParagraph"/>
              <w:ind w:left="0"/>
            </w:pPr>
            <w:r w:rsidRPr="00B7275B">
              <w:t>Mã phiếu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E15B1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31825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20C33" w14:textId="77777777" w:rsidR="004C7594" w:rsidRPr="00B7275B" w:rsidRDefault="004C7594">
            <w:pPr>
              <w:pStyle w:val="ListParagraph"/>
              <w:ind w:left="0"/>
            </w:pPr>
            <w:r w:rsidRPr="00B7275B">
              <w:t>Nhập mã phiếu</w:t>
            </w:r>
          </w:p>
        </w:tc>
      </w:tr>
      <w:tr w:rsidR="004C7594" w:rsidRPr="00B7275B" w14:paraId="17BF4137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D6355" w14:textId="77777777" w:rsidR="004C7594" w:rsidRPr="00B7275B" w:rsidRDefault="004C7594">
            <w:pPr>
              <w:pStyle w:val="ListParagraph"/>
              <w:ind w:left="0"/>
            </w:pPr>
            <w:r w:rsidRPr="00B7275B">
              <w:t>Lập phiếu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89FC7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65E58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E59FF" w14:textId="77777777" w:rsidR="004C7594" w:rsidRPr="00B7275B" w:rsidRDefault="004C7594">
            <w:pPr>
              <w:pStyle w:val="ListParagraph"/>
              <w:ind w:left="0"/>
            </w:pPr>
            <w:r w:rsidRPr="00B7275B">
              <w:t>Xác nhận lập phiếu</w:t>
            </w:r>
          </w:p>
        </w:tc>
      </w:tr>
      <w:tr w:rsidR="004C7594" w:rsidRPr="00B7275B" w14:paraId="79A8004E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58997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box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C1894" w14:textId="77777777" w:rsidR="004C7594" w:rsidRPr="00B7275B" w:rsidRDefault="004C7594">
            <w:pPr>
              <w:pStyle w:val="ListParagraph"/>
              <w:ind w:left="0"/>
            </w:pPr>
            <w:r w:rsidRPr="00B7275B">
              <w:t>Textbox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E4D7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30EB4" w14:textId="77777777" w:rsidR="004C7594" w:rsidRPr="00B7275B" w:rsidRDefault="004C7594">
            <w:pPr>
              <w:pStyle w:val="ListParagraph"/>
              <w:ind w:left="0"/>
            </w:pPr>
            <w:r w:rsidRPr="00B7275B">
              <w:t>Nhập từ tìm kiếm</w:t>
            </w:r>
          </w:p>
        </w:tc>
      </w:tr>
      <w:tr w:rsidR="004C7594" w:rsidRPr="00B7275B" w14:paraId="6FD15436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0A646" w14:textId="77777777" w:rsidR="004C7594" w:rsidRPr="00B7275B" w:rsidRDefault="004C7594">
            <w:pPr>
              <w:pStyle w:val="ListParagraph"/>
              <w:ind w:left="0"/>
            </w:pPr>
            <w:r w:rsidRPr="00B7275B">
              <w:t>Search button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7A1AD" w14:textId="77777777" w:rsidR="004C7594" w:rsidRPr="00B7275B" w:rsidRDefault="004C7594">
            <w:pPr>
              <w:pStyle w:val="ListParagraph"/>
              <w:ind w:left="0"/>
            </w:pPr>
            <w:r w:rsidRPr="00B7275B">
              <w:t>Button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21FF2" w14:textId="77777777" w:rsidR="004C7594" w:rsidRPr="00B7275B" w:rsidRDefault="004C7594">
            <w:pPr>
              <w:pStyle w:val="ListParagraph"/>
              <w:ind w:left="0"/>
            </w:pPr>
            <w:r w:rsidRPr="00B7275B">
              <w:t xml:space="preserve">Không 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0664D" w14:textId="77777777" w:rsidR="004C7594" w:rsidRPr="00B7275B" w:rsidRDefault="004C7594">
            <w:pPr>
              <w:pStyle w:val="ListParagraph"/>
              <w:ind w:left="0"/>
            </w:pPr>
            <w:r w:rsidRPr="00B7275B">
              <w:t>Tìm kiếm</w:t>
            </w:r>
          </w:p>
        </w:tc>
      </w:tr>
      <w:tr w:rsidR="004C7594" w:rsidRPr="00B7275B" w14:paraId="2ABA26BA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89D51" w14:textId="77777777" w:rsidR="004C7594" w:rsidRPr="00B7275B" w:rsidRDefault="004C7594">
            <w:pPr>
              <w:pStyle w:val="ListParagraph"/>
              <w:ind w:left="0"/>
            </w:pPr>
            <w:r w:rsidRPr="00B7275B">
              <w:t>Danh sách phiếu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81674" w14:textId="77777777" w:rsidR="004C7594" w:rsidRPr="00B7275B" w:rsidRDefault="004C7594">
            <w:pPr>
              <w:pStyle w:val="ListParagraph"/>
              <w:ind w:left="0"/>
            </w:pPr>
            <w:r w:rsidRPr="00B7275B">
              <w:t>Datagridview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21471" w14:textId="77777777" w:rsidR="004C7594" w:rsidRPr="00B7275B" w:rsidRDefault="004C7594">
            <w:pPr>
              <w:pStyle w:val="ListParagraph"/>
              <w:ind w:left="0"/>
            </w:pPr>
            <w:r w:rsidRPr="00B7275B">
              <w:t>Không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04A7" w14:textId="77777777" w:rsidR="004C7594" w:rsidRPr="00B7275B" w:rsidRDefault="004C7594">
            <w:pPr>
              <w:pStyle w:val="ListParagraph"/>
              <w:ind w:left="0"/>
            </w:pPr>
            <w:r w:rsidRPr="00B7275B">
              <w:t>Hiển thị danh sách phiếu</w:t>
            </w:r>
          </w:p>
        </w:tc>
      </w:tr>
    </w:tbl>
    <w:p w14:paraId="426C7FEB" w14:textId="72577318" w:rsidR="004C7594" w:rsidRDefault="004C7594" w:rsidP="004C7594">
      <w:pPr>
        <w:pStyle w:val="ListParagraph"/>
        <w:rPr>
          <w:sz w:val="24"/>
        </w:rPr>
      </w:pPr>
    </w:p>
    <w:p w14:paraId="1FE74C84" w14:textId="076F33E8" w:rsidR="00B7275B" w:rsidRDefault="00B7275B" w:rsidP="004C7594">
      <w:pPr>
        <w:pStyle w:val="ListParagraph"/>
        <w:rPr>
          <w:sz w:val="24"/>
        </w:rPr>
      </w:pPr>
    </w:p>
    <w:p w14:paraId="5026F77D" w14:textId="01F156B2" w:rsidR="00B7275B" w:rsidRDefault="00B7275B" w:rsidP="004C7594">
      <w:pPr>
        <w:pStyle w:val="ListParagraph"/>
        <w:rPr>
          <w:sz w:val="24"/>
        </w:rPr>
      </w:pPr>
    </w:p>
    <w:p w14:paraId="2297ADCD" w14:textId="77777777" w:rsidR="00B7275B" w:rsidRPr="00D06CD8" w:rsidRDefault="00B7275B" w:rsidP="004C7594">
      <w:pPr>
        <w:pStyle w:val="ListParagraph"/>
        <w:rPr>
          <w:sz w:val="24"/>
        </w:rPr>
      </w:pPr>
    </w:p>
    <w:p w14:paraId="577425BF" w14:textId="77777777" w:rsidR="004C7594" w:rsidRPr="00D06CD8" w:rsidRDefault="004C7594" w:rsidP="0022495F">
      <w:pPr>
        <w:pStyle w:val="Heading5"/>
        <w:rPr>
          <w:sz w:val="24"/>
        </w:rPr>
      </w:pPr>
      <w:r w:rsidRPr="00D06CD8">
        <w:rPr>
          <w:sz w:val="24"/>
        </w:rPr>
        <w:t>Màn hình chi tiết báo cáo doanh thu</w:t>
      </w:r>
    </w:p>
    <w:p w14:paraId="1DD90640" w14:textId="191F6D9D" w:rsidR="004C7594" w:rsidRPr="00D06CD8" w:rsidRDefault="004C7594" w:rsidP="0022495F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6508A7B1" wp14:editId="0047160B">
            <wp:extent cx="2238375" cy="2625348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66" cy="263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1351"/>
        <w:gridCol w:w="2965"/>
      </w:tblGrid>
      <w:tr w:rsidR="004C7594" w:rsidRPr="00D06CD8" w14:paraId="7E0123C8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19460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5F985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>Kiểu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24A90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>Ràng buộc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3820E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>Chức năng</w:t>
            </w:r>
          </w:p>
        </w:tc>
      </w:tr>
      <w:tr w:rsidR="004C7594" w:rsidRPr="00D06CD8" w14:paraId="16CAB5D5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6A18D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Mã phiếu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0554C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Label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0B7E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6B42C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Hiển thị mã phiếu</w:t>
            </w:r>
          </w:p>
        </w:tc>
      </w:tr>
      <w:tr w:rsidR="004C7594" w:rsidRPr="00D06CD8" w14:paraId="6E901813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E688B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Tháng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D973B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Label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F7A4A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34A24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Hiển thị tháng phiếu</w:t>
            </w:r>
          </w:p>
        </w:tc>
      </w:tr>
      <w:tr w:rsidR="004C7594" w:rsidRPr="00D06CD8" w14:paraId="3C8E2B9B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8784E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 xml:space="preserve">Tổng daonh thu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1549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Label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98044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7602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Hiển thị tổng doanh thu phiếu</w:t>
            </w:r>
          </w:p>
        </w:tc>
      </w:tr>
      <w:tr w:rsidR="004C7594" w:rsidRPr="00D06CD8" w14:paraId="7BDCD57F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B9CF8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Xác nhận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1B0C1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Button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6D413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 xml:space="preserve">Không 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2AF53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Tìm kiếm</w:t>
            </w:r>
          </w:p>
        </w:tc>
      </w:tr>
      <w:tr w:rsidR="004C7594" w:rsidRPr="00D06CD8" w14:paraId="2C6991EB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75AE0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Danh sách phiếu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63963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Datagridview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46807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79EF2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Hiển thị danh sách phiếu</w:t>
            </w:r>
          </w:p>
        </w:tc>
      </w:tr>
    </w:tbl>
    <w:p w14:paraId="690F9C57" w14:textId="77777777" w:rsidR="004C7594" w:rsidRPr="00D06CD8" w:rsidRDefault="004C7594" w:rsidP="004C7594">
      <w:pPr>
        <w:pStyle w:val="ListParagraph"/>
        <w:rPr>
          <w:sz w:val="24"/>
        </w:rPr>
      </w:pPr>
    </w:p>
    <w:p w14:paraId="16EDA9BF" w14:textId="77777777" w:rsidR="004C7594" w:rsidRPr="00D06CD8" w:rsidRDefault="004C7594" w:rsidP="00104049">
      <w:pPr>
        <w:pStyle w:val="Heading5"/>
        <w:rPr>
          <w:sz w:val="24"/>
        </w:rPr>
      </w:pPr>
      <w:r w:rsidRPr="00D06CD8">
        <w:rPr>
          <w:sz w:val="24"/>
        </w:rPr>
        <w:t>Màn hình quản lý bàn</w:t>
      </w:r>
    </w:p>
    <w:p w14:paraId="3695CCB2" w14:textId="6FB437C6" w:rsidR="004C7594" w:rsidRPr="00D06CD8" w:rsidRDefault="004C7594" w:rsidP="00104049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18161BED" wp14:editId="7F4E08CA">
            <wp:extent cx="2981325" cy="1447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4C7594" w:rsidRPr="00D06CD8" w14:paraId="0D45E056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A8702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A0FFF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>Kiểu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49349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>Ràng buộc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335DB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>Chức năng</w:t>
            </w:r>
          </w:p>
        </w:tc>
      </w:tr>
      <w:tr w:rsidR="004C7594" w:rsidRPr="00D06CD8" w14:paraId="0BB6A380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C0B8C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Bàn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3DE90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E18F2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Chỉ nhập số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FE590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 xml:space="preserve">Nhập số bàn </w:t>
            </w:r>
          </w:p>
        </w:tc>
      </w:tr>
      <w:tr w:rsidR="004C7594" w:rsidRPr="00D06CD8" w14:paraId="3B4182BA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B2556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Thêm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44B27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Button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FB32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899CF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Xác nhận thêm bàn</w:t>
            </w:r>
          </w:p>
        </w:tc>
      </w:tr>
      <w:tr w:rsidR="004C7594" w:rsidRPr="00D06CD8" w14:paraId="2142F3ED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DBF5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Danh sách bàn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31D4B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Combobox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7B78A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8F52F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Chọn bàn</w:t>
            </w:r>
          </w:p>
        </w:tc>
      </w:tr>
      <w:tr w:rsidR="004C7594" w:rsidRPr="00D06CD8" w14:paraId="5AE19487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49B7F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Xóa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E2D29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Button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71F17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07ABE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 xml:space="preserve">Xác nhận xóa bàn </w:t>
            </w:r>
          </w:p>
        </w:tc>
      </w:tr>
    </w:tbl>
    <w:p w14:paraId="1B0BE027" w14:textId="77777777" w:rsidR="004C7594" w:rsidRPr="00D06CD8" w:rsidRDefault="004C7594" w:rsidP="004C7594">
      <w:pPr>
        <w:pStyle w:val="ListParagraph"/>
        <w:rPr>
          <w:sz w:val="24"/>
        </w:rPr>
      </w:pPr>
    </w:p>
    <w:p w14:paraId="31A2FB3B" w14:textId="77777777" w:rsidR="004C7594" w:rsidRPr="00D06CD8" w:rsidRDefault="004C7594" w:rsidP="00104049">
      <w:pPr>
        <w:pStyle w:val="Heading5"/>
        <w:rPr>
          <w:sz w:val="24"/>
        </w:rPr>
      </w:pPr>
      <w:r w:rsidRPr="00D06CD8">
        <w:rPr>
          <w:sz w:val="24"/>
        </w:rPr>
        <w:t>Màn hình quản lý quy định</w:t>
      </w:r>
    </w:p>
    <w:p w14:paraId="548CCFB6" w14:textId="0518CB00" w:rsidR="004C7594" w:rsidRPr="00D06CD8" w:rsidRDefault="004C7594" w:rsidP="00104049">
      <w:pPr>
        <w:pStyle w:val="ListParagraph"/>
        <w:jc w:val="center"/>
        <w:rPr>
          <w:sz w:val="24"/>
        </w:rPr>
      </w:pPr>
      <w:r w:rsidRPr="00D06CD8">
        <w:rPr>
          <w:noProof/>
          <w:sz w:val="24"/>
        </w:rPr>
        <w:drawing>
          <wp:inline distT="0" distB="0" distL="0" distR="0" wp14:anchorId="233A18C8" wp14:editId="3E48ACC5">
            <wp:extent cx="2705100" cy="2676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4C7594" w:rsidRPr="00D06CD8" w14:paraId="4DC73B7C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96BAF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 xml:space="preserve">Tên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4E800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>Kiểu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51028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>Ràng buộc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9A54C" w14:textId="77777777" w:rsidR="004C7594" w:rsidRPr="00D06CD8" w:rsidRDefault="004C7594">
            <w:pPr>
              <w:pStyle w:val="ListParagraph"/>
              <w:ind w:left="0"/>
              <w:rPr>
                <w:b/>
                <w:sz w:val="24"/>
              </w:rPr>
            </w:pPr>
            <w:r w:rsidRPr="00D06CD8">
              <w:rPr>
                <w:b/>
                <w:sz w:val="24"/>
                <w:lang w:val="vi-VN"/>
              </w:rPr>
              <w:t>Chức năng</w:t>
            </w:r>
          </w:p>
        </w:tc>
      </w:tr>
      <w:tr w:rsidR="004C7594" w:rsidRPr="00D06CD8" w14:paraId="0DD04D16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ECF2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Số tiền tối đa để giảm giá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E524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27F33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Chỉ nhập số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6C1AA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Nhập số tiền tối đa để giảm giá</w:t>
            </w:r>
          </w:p>
        </w:tc>
      </w:tr>
      <w:tr w:rsidR="004C7594" w:rsidRPr="00D06CD8" w14:paraId="0DAAAD00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9EC8F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Số tiền giảm giá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4D9D4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5767A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Chỉ nhập số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F05B4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Nhập số tiền giảm giá</w:t>
            </w:r>
          </w:p>
        </w:tc>
      </w:tr>
      <w:tr w:rsidR="004C7594" w:rsidRPr="00D06CD8" w14:paraId="06C7E7AF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B8DF9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Phần trăm lời của món ăn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27368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2307B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Chỉ nhập số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A8E0A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Nhập phần trăm lời của món ăn</w:t>
            </w:r>
          </w:p>
        </w:tc>
      </w:tr>
      <w:tr w:rsidR="004C7594" w:rsidRPr="00D06CD8" w14:paraId="0C046425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FD414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 xml:space="preserve">Số buổi đi làm 1 tuần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7E341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5DBE0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Chỉ nhập số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011B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 xml:space="preserve">Nhập số buổi đi làm 1 tuần </w:t>
            </w:r>
          </w:p>
        </w:tc>
      </w:tr>
      <w:tr w:rsidR="004C7594" w:rsidRPr="00D06CD8" w14:paraId="08E6F27A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29252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Lương trừ 1 ngày nghỉ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41413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Textbox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1743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Chỉ nhập số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30A4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Nhập lương trừ 1 ngày nghỉ</w:t>
            </w:r>
          </w:p>
        </w:tc>
      </w:tr>
      <w:tr w:rsidR="004C7594" w:rsidRPr="00D06CD8" w14:paraId="47AAF5C6" w14:textId="77777777" w:rsidTr="004C7594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0DF34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Xác nhận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FA02A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Button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02FAC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186BD" w14:textId="77777777" w:rsidR="004C7594" w:rsidRPr="00D06CD8" w:rsidRDefault="004C7594">
            <w:pPr>
              <w:pStyle w:val="ListParagraph"/>
              <w:ind w:left="0"/>
              <w:rPr>
                <w:sz w:val="24"/>
              </w:rPr>
            </w:pPr>
            <w:r w:rsidRPr="00D06CD8">
              <w:rPr>
                <w:sz w:val="24"/>
              </w:rPr>
              <w:t>Xấc nhận thay đổi</w:t>
            </w:r>
          </w:p>
        </w:tc>
      </w:tr>
    </w:tbl>
    <w:p w14:paraId="3C1AB3CB" w14:textId="2FF361B9" w:rsidR="007418DC" w:rsidRDefault="007418DC" w:rsidP="00104049">
      <w:pPr>
        <w:rPr>
          <w:sz w:val="24"/>
          <w:lang w:val="vi-VN"/>
        </w:rPr>
      </w:pPr>
    </w:p>
    <w:p w14:paraId="26F8D54B" w14:textId="331B64FB" w:rsidR="00B7275B" w:rsidRDefault="00B7275B" w:rsidP="00104049">
      <w:pPr>
        <w:rPr>
          <w:sz w:val="24"/>
          <w:lang w:val="vi-VN"/>
        </w:rPr>
      </w:pPr>
    </w:p>
    <w:p w14:paraId="3CFDB6A5" w14:textId="6C549A07" w:rsidR="00B7275B" w:rsidRDefault="00B7275B" w:rsidP="00104049">
      <w:pPr>
        <w:rPr>
          <w:sz w:val="24"/>
          <w:lang w:val="vi-VN"/>
        </w:rPr>
      </w:pPr>
    </w:p>
    <w:p w14:paraId="04A5E054" w14:textId="6A9BABA3" w:rsidR="00B7275B" w:rsidRDefault="00B7275B" w:rsidP="00104049">
      <w:pPr>
        <w:rPr>
          <w:sz w:val="24"/>
          <w:lang w:val="vi-VN"/>
        </w:rPr>
      </w:pPr>
    </w:p>
    <w:p w14:paraId="71148419" w14:textId="3B1CA4E6" w:rsidR="00B7275B" w:rsidRDefault="00B7275B" w:rsidP="00104049">
      <w:pPr>
        <w:rPr>
          <w:sz w:val="24"/>
          <w:lang w:val="vi-VN"/>
        </w:rPr>
      </w:pPr>
    </w:p>
    <w:p w14:paraId="54EEE219" w14:textId="6B64AB0D" w:rsidR="00B7275B" w:rsidRDefault="00B7275B" w:rsidP="00104049">
      <w:pPr>
        <w:rPr>
          <w:sz w:val="24"/>
          <w:lang w:val="vi-VN"/>
        </w:rPr>
      </w:pPr>
    </w:p>
    <w:p w14:paraId="100306FD" w14:textId="5F2FD5B9" w:rsidR="00B7275B" w:rsidRDefault="00B7275B" w:rsidP="00104049">
      <w:pPr>
        <w:rPr>
          <w:sz w:val="24"/>
          <w:lang w:val="vi-VN"/>
        </w:rPr>
      </w:pPr>
    </w:p>
    <w:p w14:paraId="492714CA" w14:textId="77777777" w:rsidR="00B7275B" w:rsidRPr="00D06CD8" w:rsidRDefault="00B7275B" w:rsidP="00104049">
      <w:pPr>
        <w:rPr>
          <w:ins w:id="1169" w:author="Phạm Quang Thịnh" w:date="2019-07-05T19:49:00Z"/>
          <w:sz w:val="24"/>
          <w:lang w:val="vi-VN"/>
        </w:rPr>
      </w:pPr>
    </w:p>
    <w:p w14:paraId="65B41903" w14:textId="74DF7E8C" w:rsidR="007E56BA" w:rsidRPr="00D06CD8" w:rsidDel="008967CF" w:rsidRDefault="007E56BA" w:rsidP="00512934">
      <w:pPr>
        <w:pStyle w:val="Heading2"/>
        <w:numPr>
          <w:ilvl w:val="0"/>
          <w:numId w:val="12"/>
        </w:numPr>
        <w:rPr>
          <w:del w:id="1170" w:author="Hoan Nguyễn Công" w:date="2019-03-26T07:52:00Z"/>
          <w:sz w:val="28"/>
        </w:rPr>
      </w:pPr>
      <w:del w:id="1171" w:author="Hoan Nguyễn Công" w:date="2019-03-26T07:52:00Z">
        <w:r w:rsidRPr="00D06CD8" w:rsidDel="008967CF">
          <w:rPr>
            <w:sz w:val="28"/>
          </w:rPr>
          <w:delText>Thiết kế xử lý</w:delText>
        </w:r>
      </w:del>
      <w:ins w:id="1172" w:author="Hoan Ng" w:date="2017-03-20T21:27:00Z">
        <w:del w:id="1173" w:author="Hoan Nguyễn Công" w:date="2019-03-26T07:52:00Z">
          <w:r w:rsidR="00E62EE1" w:rsidRPr="00D06CD8" w:rsidDel="008967CF">
            <w:rPr>
              <w:sz w:val="28"/>
            </w:rPr>
            <w:delText xml:space="preserve"> {Danh sách các xử lý &amp; thuật giải}</w:delText>
          </w:r>
        </w:del>
      </w:ins>
      <w:bookmarkStart w:id="1174" w:name="_Toc13165564"/>
      <w:bookmarkStart w:id="1175" w:name="_Toc13165608"/>
      <w:bookmarkStart w:id="1176" w:name="_Toc13165652"/>
      <w:bookmarkStart w:id="1177" w:name="_Toc13165702"/>
      <w:bookmarkStart w:id="1178" w:name="_Toc13165746"/>
      <w:bookmarkStart w:id="1179" w:name="_Toc13165796"/>
      <w:bookmarkStart w:id="1180" w:name="_Toc13165846"/>
      <w:bookmarkStart w:id="1181" w:name="_Toc13165886"/>
      <w:bookmarkStart w:id="1182" w:name="_Toc13165910"/>
      <w:bookmarkStart w:id="1183" w:name="_Toc13165940"/>
      <w:bookmarkStart w:id="1184" w:name="_Toc13165970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</w:p>
    <w:p w14:paraId="2F4BFD56" w14:textId="2B0E3F8A" w:rsidR="00F02E35" w:rsidRPr="00D06CD8" w:rsidRDefault="00F02E35" w:rsidP="00512934">
      <w:pPr>
        <w:pStyle w:val="Heading2"/>
        <w:numPr>
          <w:ilvl w:val="0"/>
          <w:numId w:val="12"/>
        </w:numPr>
        <w:rPr>
          <w:ins w:id="1185" w:author="Hoan Ng" w:date="2017-03-20T21:26:00Z"/>
          <w:sz w:val="28"/>
        </w:rPr>
      </w:pPr>
      <w:bookmarkStart w:id="1186" w:name="_Toc13165971"/>
      <w:r w:rsidRPr="00D06CD8">
        <w:rPr>
          <w:sz w:val="28"/>
        </w:rPr>
        <w:t xml:space="preserve">Thiết kế dữ liệu (RD – Relationship Diagram – </w:t>
      </w:r>
      <w:r w:rsidR="003B7911" w:rsidRPr="00D06CD8">
        <w:rPr>
          <w:sz w:val="28"/>
        </w:rPr>
        <w:t>Lược đồ</w:t>
      </w:r>
      <w:r w:rsidRPr="00D06CD8">
        <w:rPr>
          <w:sz w:val="28"/>
        </w:rPr>
        <w:t xml:space="preserve"> quan hệ)</w:t>
      </w:r>
      <w:bookmarkEnd w:id="1186"/>
    </w:p>
    <w:p w14:paraId="478E52EB" w14:textId="0551D614" w:rsidR="00E62EE1" w:rsidRPr="00D06CD8" w:rsidRDefault="003B7911" w:rsidP="00512934">
      <w:pPr>
        <w:pStyle w:val="Heading3"/>
        <w:numPr>
          <w:ilvl w:val="0"/>
          <w:numId w:val="16"/>
        </w:numPr>
        <w:rPr>
          <w:ins w:id="1187" w:author="Phạm Quang Thịnh" w:date="2019-06-04T13:48:00Z"/>
          <w:sz w:val="28"/>
        </w:rPr>
      </w:pPr>
      <w:r w:rsidRPr="00D06CD8">
        <w:rPr>
          <w:sz w:val="28"/>
        </w:rPr>
        <w:t>Lược đồ quan hệ</w:t>
      </w:r>
    </w:p>
    <w:p w14:paraId="0E9AB4CE" w14:textId="05C1C6A0" w:rsidR="00D94F32" w:rsidRPr="00B7275B" w:rsidRDefault="003B7911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tblnhanVien(</w:t>
      </w:r>
      <w:proofErr w:type="gramEnd"/>
      <w:r w:rsidRPr="00B7275B">
        <w:rPr>
          <w:b/>
          <w:sz w:val="24"/>
          <w:szCs w:val="24"/>
        </w:rPr>
        <w:t>manhanVien</w:t>
      </w:r>
      <w:r w:rsidRPr="00B7275B">
        <w:rPr>
          <w:sz w:val="24"/>
          <w:szCs w:val="24"/>
        </w:rPr>
        <w:t>, tenNhanVien,</w:t>
      </w:r>
      <w:r w:rsidR="008A505A" w:rsidRPr="00B7275B">
        <w:rPr>
          <w:sz w:val="24"/>
          <w:szCs w:val="24"/>
        </w:rPr>
        <w:t xml:space="preserve"> birth, luongCoBan, chucVu, absent, attended</w:t>
      </w:r>
      <w:r w:rsidRPr="00B7275B">
        <w:rPr>
          <w:sz w:val="24"/>
          <w:szCs w:val="24"/>
        </w:rPr>
        <w:t>)</w:t>
      </w:r>
    </w:p>
    <w:p w14:paraId="75ED990D" w14:textId="093F9BD2" w:rsidR="008A505A" w:rsidRPr="00B7275B" w:rsidRDefault="008A505A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tbltaiKhoan(</w:t>
      </w:r>
      <w:proofErr w:type="gramEnd"/>
      <w:r w:rsidRPr="00B7275B">
        <w:rPr>
          <w:b/>
          <w:sz w:val="24"/>
          <w:szCs w:val="24"/>
        </w:rPr>
        <w:t>username</w:t>
      </w:r>
      <w:r w:rsidRPr="00B7275B">
        <w:rPr>
          <w:sz w:val="24"/>
          <w:szCs w:val="24"/>
        </w:rPr>
        <w:t>,</w:t>
      </w:r>
      <w:r w:rsidRPr="00B7275B">
        <w:rPr>
          <w:sz w:val="24"/>
          <w:szCs w:val="24"/>
          <w:u w:val="single"/>
        </w:rPr>
        <w:t>manhanVien</w:t>
      </w:r>
      <w:r w:rsidR="002C13C7" w:rsidRPr="00B7275B">
        <w:rPr>
          <w:sz w:val="24"/>
          <w:szCs w:val="24"/>
        </w:rPr>
        <w:t>, password, type</w:t>
      </w:r>
      <w:r w:rsidRPr="00B7275B">
        <w:rPr>
          <w:sz w:val="24"/>
          <w:szCs w:val="24"/>
        </w:rPr>
        <w:t>)</w:t>
      </w:r>
    </w:p>
    <w:p w14:paraId="68497D76" w14:textId="1A465D2B" w:rsidR="002C13C7" w:rsidRPr="00B7275B" w:rsidRDefault="002C13C7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tblNguyenLieu(</w:t>
      </w:r>
      <w:proofErr w:type="gramEnd"/>
      <w:r w:rsidR="0016423C" w:rsidRPr="00B7275B">
        <w:rPr>
          <w:b/>
          <w:sz w:val="24"/>
          <w:szCs w:val="24"/>
        </w:rPr>
        <w:t>maNguyenLieu</w:t>
      </w:r>
      <w:r w:rsidR="0016423C" w:rsidRPr="00B7275B">
        <w:rPr>
          <w:sz w:val="24"/>
          <w:szCs w:val="24"/>
        </w:rPr>
        <w:t>, tenNguyenLieu, dongia, donVi, trongKho, HSD</w:t>
      </w:r>
      <w:r w:rsidRPr="00B7275B">
        <w:rPr>
          <w:sz w:val="24"/>
          <w:szCs w:val="24"/>
        </w:rPr>
        <w:t>)</w:t>
      </w:r>
    </w:p>
    <w:p w14:paraId="187104E1" w14:textId="25142C2F" w:rsidR="0016423C" w:rsidRPr="00B7275B" w:rsidRDefault="00155BB2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tblMonAn(</w:t>
      </w:r>
      <w:proofErr w:type="gramEnd"/>
      <w:r w:rsidRPr="00B7275B">
        <w:rPr>
          <w:b/>
          <w:sz w:val="24"/>
          <w:szCs w:val="24"/>
        </w:rPr>
        <w:t>maMonAn</w:t>
      </w:r>
      <w:r w:rsidRPr="00B7275B">
        <w:rPr>
          <w:sz w:val="24"/>
          <w:szCs w:val="24"/>
        </w:rPr>
        <w:t>, tenMonAn, dongia)</w:t>
      </w:r>
    </w:p>
    <w:p w14:paraId="11EFD767" w14:textId="5787BC5D" w:rsidR="00155BB2" w:rsidRPr="00B7275B" w:rsidRDefault="00155BB2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tblDSNguyenLieu(</w:t>
      </w:r>
      <w:proofErr w:type="gramEnd"/>
      <w:r w:rsidRPr="00B7275B">
        <w:rPr>
          <w:b/>
          <w:sz w:val="24"/>
          <w:szCs w:val="24"/>
        </w:rPr>
        <w:t>maNguyenLieu</w:t>
      </w:r>
      <w:r w:rsidRPr="00B7275B">
        <w:rPr>
          <w:sz w:val="24"/>
          <w:szCs w:val="24"/>
        </w:rPr>
        <w:t xml:space="preserve">, </w:t>
      </w:r>
      <w:r w:rsidRPr="00B7275B">
        <w:rPr>
          <w:sz w:val="24"/>
          <w:szCs w:val="24"/>
          <w:u w:val="single"/>
        </w:rPr>
        <w:t>maMonAn</w:t>
      </w:r>
      <w:r w:rsidRPr="00B7275B">
        <w:rPr>
          <w:sz w:val="24"/>
          <w:szCs w:val="24"/>
        </w:rPr>
        <w:t>, soLuong)</w:t>
      </w:r>
    </w:p>
    <w:p w14:paraId="0D5228CF" w14:textId="0DB65D82" w:rsidR="00155BB2" w:rsidRPr="00B7275B" w:rsidRDefault="00155BB2" w:rsidP="00A35E6C">
      <w:pPr>
        <w:rPr>
          <w:sz w:val="24"/>
          <w:szCs w:val="24"/>
        </w:rPr>
      </w:pPr>
      <w:r w:rsidRPr="00B7275B">
        <w:rPr>
          <w:sz w:val="24"/>
          <w:szCs w:val="24"/>
        </w:rPr>
        <w:t>tblBan(</w:t>
      </w:r>
      <w:r w:rsidRPr="00B7275B">
        <w:rPr>
          <w:b/>
          <w:sz w:val="24"/>
          <w:szCs w:val="24"/>
        </w:rPr>
        <w:t>soban</w:t>
      </w:r>
      <w:r w:rsidRPr="00B7275B">
        <w:rPr>
          <w:sz w:val="24"/>
          <w:szCs w:val="24"/>
        </w:rPr>
        <w:t>)</w:t>
      </w:r>
    </w:p>
    <w:p w14:paraId="282E0B09" w14:textId="28FE82E7" w:rsidR="00155BB2" w:rsidRPr="00B7275B" w:rsidRDefault="00155BB2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tbldsBandadat(</w:t>
      </w:r>
      <w:proofErr w:type="gramEnd"/>
      <w:r w:rsidRPr="00B7275B">
        <w:rPr>
          <w:sz w:val="24"/>
          <w:szCs w:val="24"/>
          <w:u w:val="single"/>
        </w:rPr>
        <w:t>soban</w:t>
      </w:r>
      <w:r w:rsidRPr="00B7275B">
        <w:rPr>
          <w:sz w:val="24"/>
          <w:szCs w:val="24"/>
        </w:rPr>
        <w:t>, ngayDat)</w:t>
      </w:r>
    </w:p>
    <w:p w14:paraId="46F09D14" w14:textId="26826ED7" w:rsidR="00155BB2" w:rsidRPr="00B7275B" w:rsidRDefault="00155BB2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tblhoaDon(</w:t>
      </w:r>
      <w:proofErr w:type="gramEnd"/>
      <w:r w:rsidRPr="00B7275B">
        <w:rPr>
          <w:b/>
          <w:sz w:val="24"/>
          <w:szCs w:val="24"/>
        </w:rPr>
        <w:t>mahoaDon</w:t>
      </w:r>
      <w:r w:rsidRPr="00B7275B">
        <w:rPr>
          <w:sz w:val="24"/>
          <w:szCs w:val="24"/>
        </w:rPr>
        <w:t xml:space="preserve">, </w:t>
      </w:r>
      <w:r w:rsidRPr="00B7275B">
        <w:rPr>
          <w:sz w:val="24"/>
          <w:szCs w:val="24"/>
          <w:u w:val="single"/>
        </w:rPr>
        <w:t>soban</w:t>
      </w:r>
      <w:r w:rsidRPr="00B7275B">
        <w:rPr>
          <w:sz w:val="24"/>
          <w:szCs w:val="24"/>
        </w:rPr>
        <w:t>, tongTien, ngayThanhToan,</w:t>
      </w:r>
      <w:r w:rsidR="00EB39B7" w:rsidRPr="00B7275B">
        <w:rPr>
          <w:sz w:val="24"/>
          <w:szCs w:val="24"/>
        </w:rPr>
        <w:t xml:space="preserve"> </w:t>
      </w:r>
      <w:r w:rsidR="00EB39B7" w:rsidRPr="00B7275B">
        <w:rPr>
          <w:sz w:val="24"/>
          <w:szCs w:val="24"/>
          <w:u w:val="single"/>
        </w:rPr>
        <w:t>mathuNgan</w:t>
      </w:r>
      <w:r w:rsidRPr="00B7275B">
        <w:rPr>
          <w:sz w:val="24"/>
          <w:szCs w:val="24"/>
        </w:rPr>
        <w:t>)</w:t>
      </w:r>
    </w:p>
    <w:p w14:paraId="74E2F44F" w14:textId="790F22F3" w:rsidR="00EB39B7" w:rsidRPr="00B7275B" w:rsidRDefault="00EB39B7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tblDSMonAn(</w:t>
      </w:r>
      <w:proofErr w:type="gramEnd"/>
      <w:r w:rsidRPr="00B7275B">
        <w:rPr>
          <w:sz w:val="24"/>
          <w:szCs w:val="24"/>
          <w:u w:val="single"/>
        </w:rPr>
        <w:t>maMonAn</w:t>
      </w:r>
      <w:r w:rsidRPr="00B7275B">
        <w:rPr>
          <w:sz w:val="24"/>
          <w:szCs w:val="24"/>
        </w:rPr>
        <w:t xml:space="preserve">, </w:t>
      </w:r>
      <w:r w:rsidRPr="00B7275B">
        <w:rPr>
          <w:sz w:val="24"/>
          <w:szCs w:val="24"/>
          <w:u w:val="single"/>
        </w:rPr>
        <w:t>mahoaDon</w:t>
      </w:r>
      <w:r w:rsidRPr="00B7275B">
        <w:rPr>
          <w:sz w:val="24"/>
          <w:szCs w:val="24"/>
        </w:rPr>
        <w:t>, soLuong)</w:t>
      </w:r>
    </w:p>
    <w:p w14:paraId="54BCB0D9" w14:textId="70D1150B" w:rsidR="00EB39B7" w:rsidRPr="00B7275B" w:rsidRDefault="00EB39B7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tblPhieubaocaoDoanhThu(</w:t>
      </w:r>
      <w:proofErr w:type="gramEnd"/>
      <w:r w:rsidRPr="00B7275B">
        <w:rPr>
          <w:b/>
          <w:sz w:val="24"/>
          <w:szCs w:val="24"/>
        </w:rPr>
        <w:t>maPhieu</w:t>
      </w:r>
      <w:r w:rsidRPr="00B7275B">
        <w:rPr>
          <w:sz w:val="24"/>
          <w:szCs w:val="24"/>
        </w:rPr>
        <w:t>, tongDoanhThu, ngayLapPhieu)</w:t>
      </w:r>
    </w:p>
    <w:p w14:paraId="20212EB3" w14:textId="011549F7" w:rsidR="00EB39B7" w:rsidRPr="00B7275B" w:rsidRDefault="009A4EBE" w:rsidP="00A35E6C">
      <w:pPr>
        <w:rPr>
          <w:sz w:val="24"/>
          <w:szCs w:val="24"/>
        </w:rPr>
      </w:pPr>
      <w:proofErr w:type="gramStart"/>
      <w:r w:rsidRPr="00B7275B">
        <w:rPr>
          <w:sz w:val="24"/>
          <w:szCs w:val="24"/>
        </w:rPr>
        <w:t>tblChitietPhieubaocaoDT(</w:t>
      </w:r>
      <w:proofErr w:type="gramEnd"/>
      <w:r w:rsidRPr="00B7275B">
        <w:rPr>
          <w:sz w:val="24"/>
          <w:szCs w:val="24"/>
          <w:u w:val="single"/>
        </w:rPr>
        <w:t>maPhieu</w:t>
      </w:r>
      <w:r w:rsidRPr="00B7275B">
        <w:rPr>
          <w:sz w:val="24"/>
          <w:szCs w:val="24"/>
        </w:rPr>
        <w:t xml:space="preserve">, </w:t>
      </w:r>
      <w:r w:rsidRPr="00B7275B">
        <w:rPr>
          <w:sz w:val="24"/>
          <w:szCs w:val="24"/>
          <w:u w:val="single"/>
        </w:rPr>
        <w:t>mahoaDon</w:t>
      </w:r>
      <w:r w:rsidRPr="00B7275B">
        <w:rPr>
          <w:sz w:val="24"/>
          <w:szCs w:val="24"/>
        </w:rPr>
        <w:t>, tongTien)</w:t>
      </w:r>
    </w:p>
    <w:p w14:paraId="28C333AB" w14:textId="615D1CEA" w:rsidR="009A4EBE" w:rsidRPr="00B7275B" w:rsidRDefault="009A4EBE" w:rsidP="00A35E6C">
      <w:pPr>
        <w:rPr>
          <w:ins w:id="1188" w:author="Hoan Ng" w:date="2017-03-20T21:26:00Z"/>
          <w:sz w:val="24"/>
          <w:szCs w:val="24"/>
        </w:rPr>
      </w:pPr>
      <w:proofErr w:type="gramStart"/>
      <w:r w:rsidRPr="00B7275B">
        <w:rPr>
          <w:sz w:val="24"/>
          <w:szCs w:val="24"/>
        </w:rPr>
        <w:t>tblQuiDinh(</w:t>
      </w:r>
      <w:proofErr w:type="gramEnd"/>
      <w:r w:rsidRPr="00B7275B">
        <w:rPr>
          <w:sz w:val="24"/>
          <w:szCs w:val="24"/>
        </w:rPr>
        <w:t>getkey, maxtogetsell, sellprice, percentnadd, dayofwork, luongtru)</w:t>
      </w:r>
    </w:p>
    <w:p w14:paraId="09158F7B" w14:textId="2542489F" w:rsidR="00E62EE1" w:rsidRPr="00D06CD8" w:rsidRDefault="00E62EE1" w:rsidP="00512934">
      <w:pPr>
        <w:pStyle w:val="Heading3"/>
        <w:numPr>
          <w:ilvl w:val="0"/>
          <w:numId w:val="16"/>
        </w:numPr>
        <w:rPr>
          <w:ins w:id="1189" w:author="Phạm Quang Thịnh" w:date="2019-07-05T21:05:00Z"/>
          <w:sz w:val="28"/>
        </w:rPr>
      </w:pPr>
      <w:ins w:id="1190" w:author="Hoan Ng" w:date="2017-03-20T21:26:00Z">
        <w:del w:id="1191" w:author="Phạm Quang Thịnh" w:date="2019-06-04T13:17:00Z">
          <w:r w:rsidRPr="00D06CD8" w:rsidDel="00556D16">
            <w:rPr>
              <w:sz w:val="28"/>
            </w:rPr>
            <w:delText xml:space="preserve"> </w:delText>
          </w:r>
        </w:del>
        <w:r w:rsidRPr="00D06CD8">
          <w:rPr>
            <w:sz w:val="28"/>
          </w:rPr>
          <w:t xml:space="preserve">Giải thích từng bảng, kiểu dữ </w:t>
        </w:r>
        <w:proofErr w:type="gramStart"/>
        <w:r w:rsidRPr="00D06CD8">
          <w:rPr>
            <w:sz w:val="28"/>
          </w:rPr>
          <w:t>liệu</w:t>
        </w:r>
      </w:ins>
      <w:ins w:id="1192" w:author="Phạm Quang Thịnh" w:date="2019-07-05T21:06:00Z">
        <w:r w:rsidR="003D53E4" w:rsidRPr="00D06CD8">
          <w:rPr>
            <w:sz w:val="28"/>
          </w:rPr>
          <w:t>,khóa</w:t>
        </w:r>
        <w:proofErr w:type="gramEnd"/>
        <w:r w:rsidR="003D53E4" w:rsidRPr="00D06CD8">
          <w:rPr>
            <w:sz w:val="28"/>
          </w:rPr>
          <w:t>, ràng buộc toàn vẹn</w:t>
        </w:r>
      </w:ins>
    </w:p>
    <w:tbl>
      <w:tblPr>
        <w:tblW w:w="9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8"/>
        <w:gridCol w:w="2750"/>
        <w:gridCol w:w="1774"/>
        <w:gridCol w:w="1514"/>
        <w:gridCol w:w="1346"/>
        <w:gridCol w:w="1633"/>
      </w:tblGrid>
      <w:tr w:rsidR="004034FB" w:rsidRPr="00D06CD8" w14:paraId="0A7E6931" w14:textId="77777777" w:rsidTr="004034FB">
        <w:trPr>
          <w:trHeight w:val="273"/>
          <w:ins w:id="1193" w:author="Phạm Quang Thịnh" w:date="2019-07-05T21:05:00Z"/>
        </w:trPr>
        <w:tc>
          <w:tcPr>
            <w:tcW w:w="565" w:type="dxa"/>
            <w:shd w:val="clear" w:color="auto" w:fill="D0CECE" w:themeFill="background2" w:themeFillShade="E6"/>
          </w:tcPr>
          <w:p w14:paraId="3D769664" w14:textId="77777777" w:rsidR="003D53E4" w:rsidRPr="00D06CD8" w:rsidRDefault="003D53E4" w:rsidP="0015558D">
            <w:pPr>
              <w:rPr>
                <w:ins w:id="1194" w:author="Phạm Quang Thịnh" w:date="2019-07-05T21:05:00Z"/>
                <w:b/>
                <w:bCs/>
                <w:sz w:val="24"/>
              </w:rPr>
            </w:pPr>
            <w:ins w:id="1195" w:author="Phạm Quang Thịnh" w:date="2019-07-05T21:05:00Z">
              <w:r w:rsidRPr="00D06CD8">
                <w:rPr>
                  <w:b/>
                  <w:bCs/>
                  <w:sz w:val="24"/>
                </w:rPr>
                <w:t>STT</w:t>
              </w:r>
            </w:ins>
          </w:p>
        </w:tc>
        <w:tc>
          <w:tcPr>
            <w:tcW w:w="2670" w:type="dxa"/>
            <w:shd w:val="clear" w:color="auto" w:fill="D0CECE" w:themeFill="background2" w:themeFillShade="E6"/>
          </w:tcPr>
          <w:p w14:paraId="097453DF" w14:textId="77777777" w:rsidR="003D53E4" w:rsidRPr="00D06CD8" w:rsidRDefault="003D53E4" w:rsidP="0015558D">
            <w:pPr>
              <w:rPr>
                <w:ins w:id="1196" w:author="Phạm Quang Thịnh" w:date="2019-07-05T21:05:00Z"/>
                <w:b/>
                <w:bCs/>
                <w:sz w:val="24"/>
              </w:rPr>
            </w:pPr>
            <w:ins w:id="1197" w:author="Phạm Quang Thịnh" w:date="2019-07-05T21:05:00Z">
              <w:r w:rsidRPr="00D06CD8">
                <w:rPr>
                  <w:b/>
                  <w:bCs/>
                  <w:sz w:val="24"/>
                </w:rPr>
                <w:t>Tên lớp</w:t>
              </w:r>
            </w:ins>
          </w:p>
        </w:tc>
        <w:tc>
          <w:tcPr>
            <w:tcW w:w="1710" w:type="dxa"/>
            <w:shd w:val="clear" w:color="auto" w:fill="D0CECE" w:themeFill="background2" w:themeFillShade="E6"/>
          </w:tcPr>
          <w:p w14:paraId="4EC247CF" w14:textId="77777777" w:rsidR="003D53E4" w:rsidRPr="00D06CD8" w:rsidRDefault="003D53E4" w:rsidP="0015558D">
            <w:pPr>
              <w:rPr>
                <w:ins w:id="1198" w:author="Phạm Quang Thịnh" w:date="2019-07-05T21:05:00Z"/>
                <w:b/>
                <w:bCs/>
                <w:sz w:val="24"/>
              </w:rPr>
            </w:pPr>
            <w:ins w:id="1199" w:author="Phạm Quang Thịnh" w:date="2019-07-05T21:05:00Z">
              <w:r w:rsidRPr="00D06CD8">
                <w:rPr>
                  <w:b/>
                  <w:bCs/>
                  <w:sz w:val="24"/>
                </w:rPr>
                <w:t>Thông tin</w:t>
              </w:r>
            </w:ins>
          </w:p>
        </w:tc>
        <w:tc>
          <w:tcPr>
            <w:tcW w:w="1506" w:type="dxa"/>
            <w:shd w:val="clear" w:color="auto" w:fill="D0CECE" w:themeFill="background2" w:themeFillShade="E6"/>
          </w:tcPr>
          <w:p w14:paraId="0E49BA14" w14:textId="77777777" w:rsidR="003D53E4" w:rsidRPr="00D06CD8" w:rsidRDefault="003D53E4" w:rsidP="0015558D">
            <w:pPr>
              <w:rPr>
                <w:ins w:id="1200" w:author="Phạm Quang Thịnh" w:date="2019-07-05T21:05:00Z"/>
                <w:b/>
                <w:bCs/>
                <w:sz w:val="24"/>
              </w:rPr>
            </w:pPr>
            <w:ins w:id="1201" w:author="Phạm Quang Thịnh" w:date="2019-07-05T21:05:00Z">
              <w:r w:rsidRPr="00D06CD8">
                <w:rPr>
                  <w:b/>
                  <w:bCs/>
                  <w:sz w:val="24"/>
                </w:rPr>
                <w:t xml:space="preserve">Kiểu </w:t>
              </w:r>
            </w:ins>
          </w:p>
        </w:tc>
        <w:tc>
          <w:tcPr>
            <w:tcW w:w="1408" w:type="dxa"/>
            <w:shd w:val="clear" w:color="auto" w:fill="D0CECE" w:themeFill="background2" w:themeFillShade="E6"/>
          </w:tcPr>
          <w:p w14:paraId="3D7437A1" w14:textId="77777777" w:rsidR="003D53E4" w:rsidRPr="00D06CD8" w:rsidRDefault="003D53E4" w:rsidP="0015558D">
            <w:pPr>
              <w:rPr>
                <w:ins w:id="1202" w:author="Phạm Quang Thịnh" w:date="2019-07-05T21:05:00Z"/>
                <w:b/>
                <w:bCs/>
                <w:sz w:val="24"/>
              </w:rPr>
            </w:pPr>
            <w:ins w:id="1203" w:author="Phạm Quang Thịnh" w:date="2019-07-05T21:05:00Z">
              <w:r w:rsidRPr="00D06CD8">
                <w:rPr>
                  <w:b/>
                  <w:bCs/>
                  <w:sz w:val="24"/>
                </w:rPr>
                <w:t>Khóa</w:t>
              </w:r>
            </w:ins>
          </w:p>
        </w:tc>
        <w:tc>
          <w:tcPr>
            <w:tcW w:w="1726" w:type="dxa"/>
            <w:shd w:val="clear" w:color="auto" w:fill="D0CECE" w:themeFill="background2" w:themeFillShade="E6"/>
          </w:tcPr>
          <w:p w14:paraId="2E86F554" w14:textId="10811C33" w:rsidR="003D53E4" w:rsidRPr="00D06CD8" w:rsidRDefault="004663A2" w:rsidP="0015558D">
            <w:pPr>
              <w:rPr>
                <w:ins w:id="1204" w:author="Phạm Quang Thịnh" w:date="2019-07-05T21:05:00Z"/>
                <w:b/>
                <w:bCs/>
                <w:sz w:val="24"/>
              </w:rPr>
            </w:pPr>
            <w:r w:rsidRPr="00D06CD8">
              <w:rPr>
                <w:b/>
                <w:bCs/>
                <w:sz w:val="24"/>
              </w:rPr>
              <w:t>Allow Null</w:t>
            </w:r>
          </w:p>
        </w:tc>
      </w:tr>
      <w:tr w:rsidR="004034FB" w:rsidRPr="00D06CD8" w14:paraId="767FBC6B" w14:textId="77777777" w:rsidTr="004034FB">
        <w:trPr>
          <w:trHeight w:val="2510"/>
          <w:ins w:id="1205" w:author="Phạm Quang Thịnh" w:date="2019-07-05T21:05:00Z"/>
        </w:trPr>
        <w:tc>
          <w:tcPr>
            <w:tcW w:w="565" w:type="dxa"/>
          </w:tcPr>
          <w:p w14:paraId="2E962FD4" w14:textId="77777777" w:rsidR="003D53E4" w:rsidRPr="00D06CD8" w:rsidRDefault="003D53E4" w:rsidP="0015558D">
            <w:pPr>
              <w:rPr>
                <w:ins w:id="1206" w:author="Phạm Quang Thịnh" w:date="2019-07-05T21:05:00Z"/>
                <w:sz w:val="24"/>
              </w:rPr>
            </w:pPr>
            <w:ins w:id="1207" w:author="Phạm Quang Thịnh" w:date="2019-07-05T21:05:00Z">
              <w:r w:rsidRPr="00D06CD8">
                <w:rPr>
                  <w:sz w:val="24"/>
                </w:rPr>
                <w:t>1</w:t>
              </w:r>
            </w:ins>
          </w:p>
        </w:tc>
        <w:tc>
          <w:tcPr>
            <w:tcW w:w="2670" w:type="dxa"/>
          </w:tcPr>
          <w:p w14:paraId="52B5A63D" w14:textId="453DBB98" w:rsidR="003D53E4" w:rsidRPr="00D06CD8" w:rsidRDefault="001F0E6C" w:rsidP="0015558D">
            <w:pPr>
              <w:rPr>
                <w:ins w:id="1208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tblnhanVien</w:t>
            </w:r>
          </w:p>
        </w:tc>
        <w:tc>
          <w:tcPr>
            <w:tcW w:w="1710" w:type="dxa"/>
          </w:tcPr>
          <w:p w14:paraId="191D5E30" w14:textId="77777777" w:rsidR="00E1763F" w:rsidRPr="00D06CD8" w:rsidRDefault="00E1763F" w:rsidP="0015558D">
            <w:pPr>
              <w:rPr>
                <w:b/>
                <w:sz w:val="24"/>
              </w:rPr>
            </w:pPr>
            <w:r w:rsidRPr="00D06CD8">
              <w:rPr>
                <w:b/>
                <w:sz w:val="24"/>
              </w:rPr>
              <w:t>manhanVien</w:t>
            </w:r>
          </w:p>
          <w:p w14:paraId="6D85A6E0" w14:textId="3C976B97" w:rsidR="00E1763F" w:rsidRPr="00D06CD8" w:rsidRDefault="00E1763F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tenNhanVien </w:t>
            </w:r>
          </w:p>
          <w:p w14:paraId="66FFEEB9" w14:textId="5DAC787E" w:rsidR="00E1763F" w:rsidRPr="00D06CD8" w:rsidRDefault="00E1763F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birth </w:t>
            </w:r>
          </w:p>
          <w:p w14:paraId="6362763A" w14:textId="6E9ED05D" w:rsidR="00E1763F" w:rsidRPr="00D06CD8" w:rsidRDefault="00E1763F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luongCoBan </w:t>
            </w:r>
          </w:p>
          <w:p w14:paraId="69F3CCE8" w14:textId="380172F5" w:rsidR="00E1763F" w:rsidRPr="00D06CD8" w:rsidRDefault="00E1763F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chucVu</w:t>
            </w:r>
          </w:p>
          <w:p w14:paraId="71FB04D9" w14:textId="2AA3F29A" w:rsidR="00E1763F" w:rsidRPr="00D06CD8" w:rsidRDefault="00E1763F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absent</w:t>
            </w:r>
          </w:p>
          <w:p w14:paraId="0B50B721" w14:textId="4908CF06" w:rsidR="003D53E4" w:rsidRPr="00D06CD8" w:rsidRDefault="00E1763F" w:rsidP="0015558D">
            <w:pPr>
              <w:rPr>
                <w:ins w:id="1209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attended</w:t>
            </w:r>
          </w:p>
        </w:tc>
        <w:tc>
          <w:tcPr>
            <w:tcW w:w="1506" w:type="dxa"/>
          </w:tcPr>
          <w:p w14:paraId="328E1214" w14:textId="77777777" w:rsidR="003D53E4" w:rsidRPr="00D06CD8" w:rsidRDefault="003D53E4" w:rsidP="0015558D">
            <w:pPr>
              <w:rPr>
                <w:ins w:id="1210" w:author="Phạm Quang Thịnh" w:date="2019-07-05T21:05:00Z"/>
                <w:sz w:val="24"/>
              </w:rPr>
            </w:pPr>
            <w:proofErr w:type="gramStart"/>
            <w:ins w:id="1211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0F585FBC" w14:textId="77777777" w:rsidR="003D53E4" w:rsidRPr="00D06CD8" w:rsidRDefault="003D53E4" w:rsidP="0015558D">
            <w:pPr>
              <w:rPr>
                <w:ins w:id="1212" w:author="Phạm Quang Thịnh" w:date="2019-07-05T21:05:00Z"/>
                <w:sz w:val="24"/>
              </w:rPr>
            </w:pPr>
            <w:proofErr w:type="gramStart"/>
            <w:ins w:id="1213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50)</w:t>
              </w:r>
            </w:ins>
          </w:p>
          <w:p w14:paraId="1B1B40FC" w14:textId="77777777" w:rsidR="004034FB" w:rsidRPr="00D06CD8" w:rsidRDefault="004034FB" w:rsidP="004034FB">
            <w:pPr>
              <w:rPr>
                <w:ins w:id="1214" w:author="Phạm Quang Thịnh" w:date="2019-07-05T21:05:00Z"/>
                <w:sz w:val="24"/>
              </w:rPr>
            </w:pPr>
            <w:ins w:id="1215" w:author="Phạm Quang Thịnh" w:date="2019-07-05T21:05:00Z">
              <w:r w:rsidRPr="00D06CD8">
                <w:rPr>
                  <w:sz w:val="24"/>
                </w:rPr>
                <w:t>Datetime2(7)</w:t>
              </w:r>
            </w:ins>
          </w:p>
          <w:p w14:paraId="1C19568B" w14:textId="6B0278B4" w:rsidR="00775394" w:rsidRPr="00D06CD8" w:rsidRDefault="00775394" w:rsidP="0015558D">
            <w:pPr>
              <w:rPr>
                <w:ins w:id="1216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</w:t>
            </w:r>
            <w:r w:rsidR="004034FB" w:rsidRPr="00D06CD8">
              <w:rPr>
                <w:sz w:val="24"/>
              </w:rPr>
              <w:t>nt</w:t>
            </w:r>
          </w:p>
          <w:p w14:paraId="0F2B2A02" w14:textId="77777777" w:rsidR="003D53E4" w:rsidRPr="00D06CD8" w:rsidRDefault="003D53E4" w:rsidP="0015558D">
            <w:pPr>
              <w:rPr>
                <w:ins w:id="1217" w:author="Phạm Quang Thịnh" w:date="2019-07-05T21:05:00Z"/>
                <w:sz w:val="24"/>
              </w:rPr>
            </w:pPr>
            <w:proofErr w:type="gramStart"/>
            <w:ins w:id="1218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7857C635" w14:textId="77777777" w:rsidR="003D53E4" w:rsidRPr="00D06CD8" w:rsidRDefault="003D53E4" w:rsidP="0015558D">
            <w:pPr>
              <w:rPr>
                <w:ins w:id="1219" w:author="Phạm Quang Thịnh" w:date="2019-07-05T21:05:00Z"/>
                <w:sz w:val="24"/>
              </w:rPr>
            </w:pPr>
            <w:ins w:id="1220" w:author="Phạm Quang Thịnh" w:date="2019-07-05T21:05:00Z">
              <w:r w:rsidRPr="00D06CD8">
                <w:rPr>
                  <w:sz w:val="24"/>
                </w:rPr>
                <w:t>Int</w:t>
              </w:r>
            </w:ins>
          </w:p>
          <w:p w14:paraId="11843E16" w14:textId="3967760C" w:rsidR="00775394" w:rsidRPr="00D06CD8" w:rsidRDefault="00775394" w:rsidP="0015558D">
            <w:pPr>
              <w:rPr>
                <w:ins w:id="1221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</w:t>
            </w:r>
            <w:r w:rsidR="004034FB" w:rsidRPr="00D06CD8">
              <w:rPr>
                <w:sz w:val="24"/>
              </w:rPr>
              <w:t>nt</w:t>
            </w:r>
          </w:p>
        </w:tc>
        <w:tc>
          <w:tcPr>
            <w:tcW w:w="1408" w:type="dxa"/>
          </w:tcPr>
          <w:p w14:paraId="194E7B81" w14:textId="77777777" w:rsidR="003D53E4" w:rsidRPr="00D06CD8" w:rsidRDefault="003D53E4" w:rsidP="0015558D">
            <w:pPr>
              <w:rPr>
                <w:ins w:id="1222" w:author="Phạm Quang Thịnh" w:date="2019-07-05T21:05:00Z"/>
                <w:sz w:val="24"/>
              </w:rPr>
            </w:pPr>
            <w:ins w:id="1223" w:author="Phạm Quang Thịnh" w:date="2019-07-05T21:05:00Z">
              <w:r w:rsidRPr="00D06CD8">
                <w:rPr>
                  <w:sz w:val="24"/>
                </w:rPr>
                <w:t>Chính</w:t>
              </w:r>
            </w:ins>
          </w:p>
          <w:p w14:paraId="72E4CF77" w14:textId="77777777" w:rsidR="003D53E4" w:rsidRPr="00D06CD8" w:rsidRDefault="003D53E4" w:rsidP="0015558D">
            <w:pPr>
              <w:rPr>
                <w:ins w:id="1224" w:author="Phạm Quang Thịnh" w:date="2019-07-05T21:05:00Z"/>
                <w:sz w:val="24"/>
              </w:rPr>
            </w:pPr>
          </w:p>
          <w:p w14:paraId="4EF7ECA2" w14:textId="77777777" w:rsidR="003D53E4" w:rsidRPr="00D06CD8" w:rsidRDefault="003D53E4" w:rsidP="0015558D">
            <w:pPr>
              <w:rPr>
                <w:ins w:id="1225" w:author="Phạm Quang Thịnh" w:date="2019-07-05T21:05:00Z"/>
                <w:sz w:val="24"/>
              </w:rPr>
            </w:pPr>
          </w:p>
          <w:p w14:paraId="183DEBFB" w14:textId="77777777" w:rsidR="003D53E4" w:rsidRPr="00D06CD8" w:rsidRDefault="003D53E4" w:rsidP="0015558D">
            <w:pPr>
              <w:rPr>
                <w:ins w:id="1226" w:author="Phạm Quang Thịnh" w:date="2019-07-05T21:05:00Z"/>
                <w:sz w:val="24"/>
              </w:rPr>
            </w:pPr>
          </w:p>
          <w:p w14:paraId="1A92A998" w14:textId="7960BE1B" w:rsidR="003D53E4" w:rsidRPr="00D06CD8" w:rsidRDefault="003D53E4" w:rsidP="0015558D">
            <w:pPr>
              <w:rPr>
                <w:ins w:id="1227" w:author="Phạm Quang Thịnh" w:date="2019-07-05T21:05:00Z"/>
                <w:sz w:val="24"/>
              </w:rPr>
            </w:pPr>
          </w:p>
        </w:tc>
        <w:tc>
          <w:tcPr>
            <w:tcW w:w="1726" w:type="dxa"/>
          </w:tcPr>
          <w:p w14:paraId="35095BE4" w14:textId="77777777" w:rsidR="004663A2" w:rsidRPr="00D06CD8" w:rsidRDefault="004663A2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0C255B91" w14:textId="77777777" w:rsidR="004663A2" w:rsidRPr="00D06CD8" w:rsidRDefault="004663A2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00DEE1E5" w14:textId="77777777" w:rsidR="004663A2" w:rsidRPr="00D06CD8" w:rsidRDefault="004663A2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2BE874E2" w14:textId="77777777" w:rsidR="004663A2" w:rsidRPr="00D06CD8" w:rsidRDefault="004663A2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6F7B9427" w14:textId="77777777" w:rsidR="004663A2" w:rsidRPr="00D06CD8" w:rsidRDefault="004663A2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75510A71" w14:textId="77777777" w:rsidR="004663A2" w:rsidRPr="00D06CD8" w:rsidRDefault="004663A2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0780E28C" w14:textId="4B14B793" w:rsidR="004663A2" w:rsidRPr="00D06CD8" w:rsidRDefault="004663A2" w:rsidP="0015558D">
            <w:pPr>
              <w:rPr>
                <w:ins w:id="1228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2BF72C2E" w14:textId="77777777" w:rsidTr="004034FB">
        <w:trPr>
          <w:trHeight w:val="565"/>
          <w:ins w:id="1229" w:author="Phạm Quang Thịnh" w:date="2019-07-05T21:05:00Z"/>
        </w:trPr>
        <w:tc>
          <w:tcPr>
            <w:tcW w:w="565" w:type="dxa"/>
          </w:tcPr>
          <w:p w14:paraId="1D6C517B" w14:textId="77777777" w:rsidR="003D53E4" w:rsidRPr="00D06CD8" w:rsidRDefault="003D53E4" w:rsidP="0015558D">
            <w:pPr>
              <w:rPr>
                <w:ins w:id="1230" w:author="Phạm Quang Thịnh" w:date="2019-07-05T21:05:00Z"/>
                <w:sz w:val="24"/>
              </w:rPr>
            </w:pPr>
            <w:ins w:id="1231" w:author="Phạm Quang Thịnh" w:date="2019-07-05T21:05:00Z">
              <w:r w:rsidRPr="00D06CD8">
                <w:rPr>
                  <w:sz w:val="24"/>
                </w:rPr>
                <w:t>2</w:t>
              </w:r>
            </w:ins>
          </w:p>
        </w:tc>
        <w:tc>
          <w:tcPr>
            <w:tcW w:w="2670" w:type="dxa"/>
          </w:tcPr>
          <w:p w14:paraId="5F7E91DB" w14:textId="42266113" w:rsidR="003D53E4" w:rsidRPr="00D06CD8" w:rsidRDefault="00872AD5" w:rsidP="0015558D">
            <w:pPr>
              <w:rPr>
                <w:ins w:id="1232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tbltaiKhoan</w:t>
            </w:r>
          </w:p>
        </w:tc>
        <w:tc>
          <w:tcPr>
            <w:tcW w:w="1710" w:type="dxa"/>
          </w:tcPr>
          <w:p w14:paraId="40AB89BF" w14:textId="5FA775AE" w:rsidR="004034FB" w:rsidRPr="00D06CD8" w:rsidRDefault="004034FB" w:rsidP="0015558D">
            <w:pPr>
              <w:rPr>
                <w:sz w:val="24"/>
              </w:rPr>
            </w:pPr>
            <w:r w:rsidRPr="00D06CD8">
              <w:rPr>
                <w:b/>
                <w:sz w:val="24"/>
              </w:rPr>
              <w:t>username</w:t>
            </w:r>
          </w:p>
          <w:p w14:paraId="430DABAF" w14:textId="7E80224D" w:rsidR="004034FB" w:rsidRPr="00D06CD8" w:rsidRDefault="004034FB" w:rsidP="0015558D">
            <w:pPr>
              <w:rPr>
                <w:sz w:val="24"/>
              </w:rPr>
            </w:pPr>
            <w:r w:rsidRPr="00D06CD8">
              <w:rPr>
                <w:sz w:val="24"/>
                <w:u w:val="single"/>
              </w:rPr>
              <w:t>manhanVien</w:t>
            </w:r>
          </w:p>
          <w:p w14:paraId="0EEFA59D" w14:textId="14B0D9FD" w:rsidR="004034FB" w:rsidRPr="00D06CD8" w:rsidRDefault="004034FB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password</w:t>
            </w:r>
          </w:p>
          <w:p w14:paraId="750456B3" w14:textId="24DB5F9C" w:rsidR="003D53E4" w:rsidRPr="00D06CD8" w:rsidRDefault="004034FB" w:rsidP="0015558D">
            <w:pPr>
              <w:rPr>
                <w:ins w:id="1233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type</w:t>
            </w:r>
          </w:p>
        </w:tc>
        <w:tc>
          <w:tcPr>
            <w:tcW w:w="1506" w:type="dxa"/>
          </w:tcPr>
          <w:p w14:paraId="427EF774" w14:textId="4AB7A6CB" w:rsidR="003D53E4" w:rsidRPr="00D06CD8" w:rsidRDefault="003D53E4" w:rsidP="0015558D">
            <w:pPr>
              <w:rPr>
                <w:ins w:id="1234" w:author="Phạm Quang Thịnh" w:date="2019-07-05T21:05:00Z"/>
                <w:sz w:val="24"/>
              </w:rPr>
            </w:pPr>
            <w:proofErr w:type="gramStart"/>
            <w:ins w:id="1235" w:author="Phạm Quang Thịnh" w:date="2019-07-05T21:05:00Z">
              <w:r w:rsidRPr="00D06CD8">
                <w:rPr>
                  <w:sz w:val="24"/>
                </w:rPr>
                <w:t>Nvarchar(</w:t>
              </w:r>
            </w:ins>
            <w:proofErr w:type="gramEnd"/>
            <w:r w:rsidR="004034FB" w:rsidRPr="00D06CD8">
              <w:rPr>
                <w:sz w:val="24"/>
              </w:rPr>
              <w:t>2</w:t>
            </w:r>
            <w:ins w:id="1236" w:author="Phạm Quang Thịnh" w:date="2019-07-05T21:05:00Z">
              <w:r w:rsidRPr="00D06CD8">
                <w:rPr>
                  <w:sz w:val="24"/>
                </w:rPr>
                <w:t>0)</w:t>
              </w:r>
            </w:ins>
          </w:p>
          <w:p w14:paraId="559D13F8" w14:textId="47A1080B" w:rsidR="004034FB" w:rsidRPr="00D06CD8" w:rsidRDefault="004034FB" w:rsidP="004034FB">
            <w:pPr>
              <w:rPr>
                <w:ins w:id="1237" w:author="Phạm Quang Thịnh" w:date="2019-07-05T21:05:00Z"/>
                <w:sz w:val="24"/>
              </w:rPr>
            </w:pPr>
            <w:proofErr w:type="gramStart"/>
            <w:ins w:id="1238" w:author="Phạm Quang Thịnh" w:date="2019-07-05T21:05:00Z">
              <w:r w:rsidRPr="00D06CD8">
                <w:rPr>
                  <w:sz w:val="24"/>
                </w:rPr>
                <w:t>Nvarchar(</w:t>
              </w:r>
            </w:ins>
            <w:proofErr w:type="gramEnd"/>
            <w:r w:rsidRPr="00D06CD8">
              <w:rPr>
                <w:sz w:val="24"/>
              </w:rPr>
              <w:t>1</w:t>
            </w:r>
            <w:ins w:id="1239" w:author="Phạm Quang Thịnh" w:date="2019-07-05T21:05:00Z">
              <w:r w:rsidRPr="00D06CD8">
                <w:rPr>
                  <w:sz w:val="24"/>
                </w:rPr>
                <w:t>0)</w:t>
              </w:r>
            </w:ins>
          </w:p>
          <w:p w14:paraId="33A777AF" w14:textId="77777777" w:rsidR="004034FB" w:rsidRPr="00D06CD8" w:rsidRDefault="004034FB" w:rsidP="004034FB">
            <w:pPr>
              <w:rPr>
                <w:ins w:id="1240" w:author="Phạm Quang Thịnh" w:date="2019-07-05T21:05:00Z"/>
                <w:sz w:val="24"/>
              </w:rPr>
            </w:pPr>
            <w:proofErr w:type="gramStart"/>
            <w:ins w:id="1241" w:author="Phạm Quang Thịnh" w:date="2019-07-05T21:05:00Z">
              <w:r w:rsidRPr="00D06CD8">
                <w:rPr>
                  <w:sz w:val="24"/>
                </w:rPr>
                <w:t>Nvarchar(</w:t>
              </w:r>
            </w:ins>
            <w:proofErr w:type="gramEnd"/>
            <w:r w:rsidRPr="00D06CD8">
              <w:rPr>
                <w:sz w:val="24"/>
              </w:rPr>
              <w:t>2</w:t>
            </w:r>
            <w:ins w:id="1242" w:author="Phạm Quang Thịnh" w:date="2019-07-05T21:05:00Z">
              <w:r w:rsidRPr="00D06CD8">
                <w:rPr>
                  <w:sz w:val="24"/>
                </w:rPr>
                <w:t>0)</w:t>
              </w:r>
            </w:ins>
          </w:p>
          <w:p w14:paraId="2EBB38AF" w14:textId="1C9389F2" w:rsidR="003D53E4" w:rsidRPr="00D06CD8" w:rsidRDefault="001E48CE" w:rsidP="0015558D">
            <w:pPr>
              <w:rPr>
                <w:ins w:id="1243" w:author="Phạm Quang Thịnh" w:date="2019-07-05T21:05:00Z"/>
                <w:sz w:val="24"/>
              </w:rPr>
            </w:pPr>
            <w:proofErr w:type="gramStart"/>
            <w:ins w:id="1244" w:author="Phạm Quang Thịnh" w:date="2019-07-05T21:05:00Z">
              <w:r w:rsidRPr="00D06CD8">
                <w:rPr>
                  <w:sz w:val="24"/>
                </w:rPr>
                <w:t>Nvarchar(</w:t>
              </w:r>
            </w:ins>
            <w:proofErr w:type="gramEnd"/>
            <w:r w:rsidRPr="00D06CD8">
              <w:rPr>
                <w:sz w:val="24"/>
              </w:rPr>
              <w:t>1</w:t>
            </w:r>
            <w:ins w:id="1245" w:author="Phạm Quang Thịnh" w:date="2019-07-05T21:05:00Z">
              <w:r w:rsidRPr="00D06CD8">
                <w:rPr>
                  <w:sz w:val="24"/>
                </w:rPr>
                <w:t>0)</w:t>
              </w:r>
            </w:ins>
          </w:p>
        </w:tc>
        <w:tc>
          <w:tcPr>
            <w:tcW w:w="1408" w:type="dxa"/>
          </w:tcPr>
          <w:p w14:paraId="78241002" w14:textId="77777777" w:rsidR="003D53E4" w:rsidRPr="00D06CD8" w:rsidRDefault="003D53E4" w:rsidP="0015558D">
            <w:pPr>
              <w:rPr>
                <w:sz w:val="24"/>
              </w:rPr>
            </w:pPr>
            <w:ins w:id="1246" w:author="Phạm Quang Thịnh" w:date="2019-07-05T21:05:00Z">
              <w:r w:rsidRPr="00D06CD8">
                <w:rPr>
                  <w:sz w:val="24"/>
                </w:rPr>
                <w:t>Chính</w:t>
              </w:r>
            </w:ins>
          </w:p>
          <w:p w14:paraId="5F7A4DE4" w14:textId="06055AB4" w:rsidR="00BF60E5" w:rsidRPr="00D06CD8" w:rsidRDefault="00BF60E5" w:rsidP="0015558D">
            <w:pPr>
              <w:rPr>
                <w:ins w:id="1247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Ngoại</w:t>
            </w:r>
          </w:p>
        </w:tc>
        <w:tc>
          <w:tcPr>
            <w:tcW w:w="1726" w:type="dxa"/>
          </w:tcPr>
          <w:p w14:paraId="29622D61" w14:textId="77777777" w:rsidR="003D53E4" w:rsidRPr="00D06CD8" w:rsidRDefault="004663A2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4DE23EFC" w14:textId="77777777" w:rsidR="00446F45" w:rsidRPr="00D06CD8" w:rsidRDefault="00446F45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0132BBD4" w14:textId="77777777" w:rsidR="00446F45" w:rsidRPr="00D06CD8" w:rsidRDefault="00446F45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720B0622" w14:textId="659CEA15" w:rsidR="00446F45" w:rsidRPr="00D06CD8" w:rsidRDefault="00446F45" w:rsidP="0015558D">
            <w:pPr>
              <w:rPr>
                <w:ins w:id="1248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501D40C5" w14:textId="77777777" w:rsidTr="004034FB">
        <w:trPr>
          <w:trHeight w:val="1425"/>
          <w:ins w:id="1249" w:author="Phạm Quang Thịnh" w:date="2019-07-05T21:05:00Z"/>
        </w:trPr>
        <w:tc>
          <w:tcPr>
            <w:tcW w:w="565" w:type="dxa"/>
          </w:tcPr>
          <w:p w14:paraId="4466B4DB" w14:textId="77777777" w:rsidR="003D53E4" w:rsidRPr="00D06CD8" w:rsidRDefault="003D53E4" w:rsidP="0015558D">
            <w:pPr>
              <w:rPr>
                <w:ins w:id="1250" w:author="Phạm Quang Thịnh" w:date="2019-07-05T21:05:00Z"/>
                <w:sz w:val="24"/>
              </w:rPr>
            </w:pPr>
            <w:ins w:id="1251" w:author="Phạm Quang Thịnh" w:date="2019-07-05T21:05:00Z">
              <w:r w:rsidRPr="00D06CD8">
                <w:rPr>
                  <w:sz w:val="24"/>
                </w:rPr>
                <w:t>3</w:t>
              </w:r>
            </w:ins>
          </w:p>
        </w:tc>
        <w:tc>
          <w:tcPr>
            <w:tcW w:w="2670" w:type="dxa"/>
          </w:tcPr>
          <w:p w14:paraId="33350EB9" w14:textId="4959E8D6" w:rsidR="003D53E4" w:rsidRPr="00D06CD8" w:rsidRDefault="00872AD5" w:rsidP="0015558D">
            <w:pPr>
              <w:rPr>
                <w:ins w:id="1252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tblNguyenLieu</w:t>
            </w:r>
          </w:p>
        </w:tc>
        <w:tc>
          <w:tcPr>
            <w:tcW w:w="1710" w:type="dxa"/>
          </w:tcPr>
          <w:p w14:paraId="1DCAD934" w14:textId="408B56EC" w:rsidR="00914365" w:rsidRPr="00D06CD8" w:rsidRDefault="00914365" w:rsidP="0015558D">
            <w:pPr>
              <w:rPr>
                <w:sz w:val="24"/>
              </w:rPr>
            </w:pPr>
            <w:r w:rsidRPr="00D06CD8">
              <w:rPr>
                <w:b/>
                <w:sz w:val="24"/>
              </w:rPr>
              <w:t>maNguyenLieu</w:t>
            </w:r>
          </w:p>
          <w:p w14:paraId="10C94E54" w14:textId="77777777" w:rsidR="00914365" w:rsidRPr="00D06CD8" w:rsidRDefault="00914365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tenNguyenLieu</w:t>
            </w:r>
          </w:p>
          <w:p w14:paraId="2BA6963A" w14:textId="15CE9A00" w:rsidR="00914365" w:rsidRPr="00D06CD8" w:rsidRDefault="00914365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dongia</w:t>
            </w:r>
          </w:p>
          <w:p w14:paraId="4DFDA75D" w14:textId="5BE8919C" w:rsidR="00914365" w:rsidRPr="00D06CD8" w:rsidRDefault="00914365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donVi</w:t>
            </w:r>
          </w:p>
          <w:p w14:paraId="07BB8934" w14:textId="0426E4BE" w:rsidR="00914365" w:rsidRPr="00D06CD8" w:rsidRDefault="00914365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trongKho </w:t>
            </w:r>
          </w:p>
          <w:p w14:paraId="0E85C448" w14:textId="170A7873" w:rsidR="003D53E4" w:rsidRPr="00D06CD8" w:rsidRDefault="00914365" w:rsidP="0015558D">
            <w:pPr>
              <w:rPr>
                <w:ins w:id="1253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HSD</w:t>
            </w:r>
          </w:p>
        </w:tc>
        <w:tc>
          <w:tcPr>
            <w:tcW w:w="1506" w:type="dxa"/>
          </w:tcPr>
          <w:p w14:paraId="3CC7A7D1" w14:textId="77777777" w:rsidR="003D53E4" w:rsidRPr="00D06CD8" w:rsidRDefault="003D53E4" w:rsidP="0015558D">
            <w:pPr>
              <w:rPr>
                <w:ins w:id="1254" w:author="Phạm Quang Thịnh" w:date="2019-07-05T21:05:00Z"/>
                <w:sz w:val="24"/>
              </w:rPr>
            </w:pPr>
            <w:proofErr w:type="gramStart"/>
            <w:ins w:id="1255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527DD677" w14:textId="5FAF9A0D" w:rsidR="003D53E4" w:rsidRPr="00D06CD8" w:rsidRDefault="003D53E4" w:rsidP="0015558D">
            <w:pPr>
              <w:rPr>
                <w:ins w:id="1256" w:author="Phạm Quang Thịnh" w:date="2019-07-05T21:05:00Z"/>
                <w:sz w:val="24"/>
              </w:rPr>
            </w:pPr>
            <w:proofErr w:type="gramStart"/>
            <w:ins w:id="1257" w:author="Phạm Quang Thịnh" w:date="2019-07-05T21:05:00Z">
              <w:r w:rsidRPr="00D06CD8">
                <w:rPr>
                  <w:sz w:val="24"/>
                </w:rPr>
                <w:t>Nvarchar(</w:t>
              </w:r>
            </w:ins>
            <w:proofErr w:type="gramEnd"/>
            <w:r w:rsidR="00914365" w:rsidRPr="00D06CD8">
              <w:rPr>
                <w:sz w:val="24"/>
              </w:rPr>
              <w:t>5</w:t>
            </w:r>
            <w:ins w:id="1258" w:author="Phạm Quang Thịnh" w:date="2019-07-05T21:05:00Z">
              <w:r w:rsidRPr="00D06CD8">
                <w:rPr>
                  <w:sz w:val="24"/>
                </w:rPr>
                <w:t>0)</w:t>
              </w:r>
            </w:ins>
          </w:p>
          <w:p w14:paraId="40996F64" w14:textId="3F7BDB91" w:rsidR="003D53E4" w:rsidRPr="00D06CD8" w:rsidRDefault="00914365" w:rsidP="0015558D">
            <w:pPr>
              <w:rPr>
                <w:ins w:id="1259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int</w:t>
            </w:r>
          </w:p>
          <w:p w14:paraId="7AAB43D5" w14:textId="77777777" w:rsidR="00914365" w:rsidRPr="00D06CD8" w:rsidRDefault="00914365" w:rsidP="00914365">
            <w:pPr>
              <w:rPr>
                <w:ins w:id="1260" w:author="Phạm Quang Thịnh" w:date="2019-07-05T21:05:00Z"/>
                <w:sz w:val="24"/>
              </w:rPr>
            </w:pPr>
            <w:proofErr w:type="gramStart"/>
            <w:ins w:id="1261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484A1E8C" w14:textId="5A1001E0" w:rsidR="003D53E4" w:rsidRPr="00D06CD8" w:rsidRDefault="00914365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Int</w:t>
            </w:r>
          </w:p>
          <w:p w14:paraId="68C64C9D" w14:textId="3E7854A8" w:rsidR="00914365" w:rsidRPr="00D06CD8" w:rsidRDefault="00914365" w:rsidP="0015558D">
            <w:pPr>
              <w:rPr>
                <w:ins w:id="1262" w:author="Phạm Quang Thịnh" w:date="2019-07-05T21:05:00Z"/>
                <w:sz w:val="24"/>
              </w:rPr>
            </w:pPr>
            <w:ins w:id="1263" w:author="Phạm Quang Thịnh" w:date="2019-07-05T21:05:00Z">
              <w:r w:rsidRPr="00D06CD8">
                <w:rPr>
                  <w:sz w:val="24"/>
                </w:rPr>
                <w:t>Datetime2(7)</w:t>
              </w:r>
            </w:ins>
          </w:p>
        </w:tc>
        <w:tc>
          <w:tcPr>
            <w:tcW w:w="1408" w:type="dxa"/>
          </w:tcPr>
          <w:p w14:paraId="1A76233D" w14:textId="77777777" w:rsidR="003D53E4" w:rsidRPr="00D06CD8" w:rsidRDefault="003D53E4" w:rsidP="0015558D">
            <w:pPr>
              <w:rPr>
                <w:ins w:id="1264" w:author="Phạm Quang Thịnh" w:date="2019-07-05T21:05:00Z"/>
                <w:sz w:val="24"/>
              </w:rPr>
            </w:pPr>
            <w:ins w:id="1265" w:author="Phạm Quang Thịnh" w:date="2019-07-05T21:05:00Z">
              <w:r w:rsidRPr="00D06CD8">
                <w:rPr>
                  <w:sz w:val="24"/>
                </w:rPr>
                <w:t>Chính</w:t>
              </w:r>
            </w:ins>
          </w:p>
        </w:tc>
        <w:tc>
          <w:tcPr>
            <w:tcW w:w="1726" w:type="dxa"/>
          </w:tcPr>
          <w:p w14:paraId="3FB4B5E0" w14:textId="77777777" w:rsidR="003D53E4" w:rsidRPr="00D06CD8" w:rsidRDefault="00446F45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7AF3B2D6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7220B114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6B36377C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19FB8D8E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4132ACD5" w14:textId="4A6CD9DE" w:rsidR="00446F45" w:rsidRPr="00D06CD8" w:rsidRDefault="00446F45" w:rsidP="0015558D">
            <w:pPr>
              <w:rPr>
                <w:ins w:id="1266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4D7DB8AB" w14:textId="77777777" w:rsidTr="004034FB">
        <w:trPr>
          <w:trHeight w:val="1132"/>
          <w:ins w:id="1267" w:author="Phạm Quang Thịnh" w:date="2019-07-05T21:05:00Z"/>
        </w:trPr>
        <w:tc>
          <w:tcPr>
            <w:tcW w:w="565" w:type="dxa"/>
          </w:tcPr>
          <w:p w14:paraId="0D4A93CC" w14:textId="77777777" w:rsidR="003D53E4" w:rsidRPr="00D06CD8" w:rsidRDefault="003D53E4" w:rsidP="0015558D">
            <w:pPr>
              <w:rPr>
                <w:ins w:id="1268" w:author="Phạm Quang Thịnh" w:date="2019-07-05T21:05:00Z"/>
                <w:sz w:val="24"/>
              </w:rPr>
            </w:pPr>
            <w:ins w:id="1269" w:author="Phạm Quang Thịnh" w:date="2019-07-05T21:05:00Z">
              <w:r w:rsidRPr="00D06CD8">
                <w:rPr>
                  <w:sz w:val="24"/>
                </w:rPr>
                <w:t>4</w:t>
              </w:r>
            </w:ins>
          </w:p>
        </w:tc>
        <w:tc>
          <w:tcPr>
            <w:tcW w:w="2670" w:type="dxa"/>
          </w:tcPr>
          <w:p w14:paraId="01149E81" w14:textId="616CA8C1" w:rsidR="003D53E4" w:rsidRPr="00D06CD8" w:rsidRDefault="00872AD5" w:rsidP="0015558D">
            <w:pPr>
              <w:rPr>
                <w:ins w:id="1270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tblMonAn</w:t>
            </w:r>
          </w:p>
        </w:tc>
        <w:tc>
          <w:tcPr>
            <w:tcW w:w="1710" w:type="dxa"/>
          </w:tcPr>
          <w:p w14:paraId="0601784A" w14:textId="5112F560" w:rsidR="00BF60E5" w:rsidRPr="00D06CD8" w:rsidRDefault="00BF60E5" w:rsidP="0015558D">
            <w:pPr>
              <w:rPr>
                <w:sz w:val="24"/>
              </w:rPr>
            </w:pPr>
            <w:r w:rsidRPr="00D06CD8">
              <w:rPr>
                <w:b/>
                <w:sz w:val="24"/>
              </w:rPr>
              <w:t>maMonAn</w:t>
            </w:r>
            <w:r w:rsidRPr="00D06CD8">
              <w:rPr>
                <w:sz w:val="24"/>
              </w:rPr>
              <w:t xml:space="preserve"> </w:t>
            </w:r>
          </w:p>
          <w:p w14:paraId="4D2CEF9B" w14:textId="67EED94B" w:rsidR="00BF60E5" w:rsidRPr="00D06CD8" w:rsidRDefault="00BF60E5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tenMonAn</w:t>
            </w:r>
          </w:p>
          <w:p w14:paraId="6500A1EF" w14:textId="01705301" w:rsidR="003D53E4" w:rsidRPr="00D06CD8" w:rsidRDefault="00BF60E5" w:rsidP="0015558D">
            <w:pPr>
              <w:rPr>
                <w:ins w:id="1271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dongia</w:t>
            </w:r>
          </w:p>
        </w:tc>
        <w:tc>
          <w:tcPr>
            <w:tcW w:w="1506" w:type="dxa"/>
          </w:tcPr>
          <w:p w14:paraId="466D0202" w14:textId="77777777" w:rsidR="00BF60E5" w:rsidRPr="00D06CD8" w:rsidRDefault="00BF60E5" w:rsidP="00BF60E5">
            <w:pPr>
              <w:rPr>
                <w:ins w:id="1272" w:author="Phạm Quang Thịnh" w:date="2019-07-05T21:05:00Z"/>
                <w:sz w:val="24"/>
              </w:rPr>
            </w:pPr>
            <w:proofErr w:type="gramStart"/>
            <w:ins w:id="1273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2786C1E0" w14:textId="77777777" w:rsidR="00BF60E5" w:rsidRPr="00D06CD8" w:rsidRDefault="00BF60E5" w:rsidP="00BF60E5">
            <w:pPr>
              <w:rPr>
                <w:ins w:id="1274" w:author="Phạm Quang Thịnh" w:date="2019-07-05T21:05:00Z"/>
                <w:sz w:val="24"/>
              </w:rPr>
            </w:pPr>
            <w:proofErr w:type="gramStart"/>
            <w:ins w:id="1275" w:author="Phạm Quang Thịnh" w:date="2019-07-05T21:05:00Z">
              <w:r w:rsidRPr="00D06CD8">
                <w:rPr>
                  <w:sz w:val="24"/>
                </w:rPr>
                <w:t>Nvarchar(</w:t>
              </w:r>
            </w:ins>
            <w:proofErr w:type="gramEnd"/>
            <w:r w:rsidRPr="00D06CD8">
              <w:rPr>
                <w:sz w:val="24"/>
              </w:rPr>
              <w:t>5</w:t>
            </w:r>
            <w:ins w:id="1276" w:author="Phạm Quang Thịnh" w:date="2019-07-05T21:05:00Z">
              <w:r w:rsidRPr="00D06CD8">
                <w:rPr>
                  <w:sz w:val="24"/>
                </w:rPr>
                <w:t>0)</w:t>
              </w:r>
            </w:ins>
          </w:p>
          <w:p w14:paraId="7E8E6301" w14:textId="19BC8DE6" w:rsidR="00775394" w:rsidRPr="00D06CD8" w:rsidRDefault="00775394" w:rsidP="0015558D">
            <w:pPr>
              <w:rPr>
                <w:ins w:id="1277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</w:t>
            </w:r>
            <w:r w:rsidR="00BF60E5" w:rsidRPr="00D06CD8">
              <w:rPr>
                <w:sz w:val="24"/>
              </w:rPr>
              <w:t>nt</w:t>
            </w:r>
          </w:p>
        </w:tc>
        <w:tc>
          <w:tcPr>
            <w:tcW w:w="1408" w:type="dxa"/>
          </w:tcPr>
          <w:p w14:paraId="3D646A5B" w14:textId="5BEB5F59" w:rsidR="003D53E4" w:rsidRPr="00D06CD8" w:rsidRDefault="003D53E4" w:rsidP="00BF60E5">
            <w:pPr>
              <w:rPr>
                <w:ins w:id="1278" w:author="Phạm Quang Thịnh" w:date="2019-07-05T21:05:00Z"/>
                <w:sz w:val="24"/>
              </w:rPr>
            </w:pPr>
            <w:ins w:id="1279" w:author="Phạm Quang Thịnh" w:date="2019-07-05T21:05:00Z">
              <w:r w:rsidRPr="00D06CD8">
                <w:rPr>
                  <w:sz w:val="24"/>
                </w:rPr>
                <w:t>Chính</w:t>
              </w:r>
            </w:ins>
          </w:p>
        </w:tc>
        <w:tc>
          <w:tcPr>
            <w:tcW w:w="1726" w:type="dxa"/>
          </w:tcPr>
          <w:p w14:paraId="4CEEEEFE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05535BD8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5050F96D" w14:textId="55617D57" w:rsidR="003D53E4" w:rsidRPr="00D06CD8" w:rsidRDefault="00446F45" w:rsidP="0015558D">
            <w:pPr>
              <w:rPr>
                <w:ins w:id="1280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469882BC" w14:textId="77777777" w:rsidTr="004034FB">
        <w:trPr>
          <w:trHeight w:val="890"/>
          <w:ins w:id="1281" w:author="Phạm Quang Thịnh" w:date="2019-07-05T21:05:00Z"/>
        </w:trPr>
        <w:tc>
          <w:tcPr>
            <w:tcW w:w="565" w:type="dxa"/>
          </w:tcPr>
          <w:p w14:paraId="6B224B70" w14:textId="77777777" w:rsidR="003D53E4" w:rsidRPr="00D06CD8" w:rsidRDefault="003D53E4" w:rsidP="0015558D">
            <w:pPr>
              <w:rPr>
                <w:ins w:id="1282" w:author="Phạm Quang Thịnh" w:date="2019-07-05T21:05:00Z"/>
                <w:sz w:val="24"/>
              </w:rPr>
            </w:pPr>
            <w:ins w:id="1283" w:author="Phạm Quang Thịnh" w:date="2019-07-05T21:05:00Z">
              <w:r w:rsidRPr="00D06CD8">
                <w:rPr>
                  <w:sz w:val="24"/>
                </w:rPr>
                <w:t>5</w:t>
              </w:r>
            </w:ins>
          </w:p>
        </w:tc>
        <w:tc>
          <w:tcPr>
            <w:tcW w:w="2670" w:type="dxa"/>
          </w:tcPr>
          <w:p w14:paraId="1DB5074B" w14:textId="6F183265" w:rsidR="003D53E4" w:rsidRPr="00D06CD8" w:rsidRDefault="00872AD5" w:rsidP="0015558D">
            <w:pPr>
              <w:rPr>
                <w:ins w:id="1284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tblDSNguyenLieu</w:t>
            </w:r>
          </w:p>
        </w:tc>
        <w:tc>
          <w:tcPr>
            <w:tcW w:w="1710" w:type="dxa"/>
          </w:tcPr>
          <w:p w14:paraId="5EDD44C5" w14:textId="17FFA554" w:rsidR="00BF60E5" w:rsidRPr="00D06CD8" w:rsidRDefault="00BF60E5" w:rsidP="0015558D">
            <w:pPr>
              <w:rPr>
                <w:sz w:val="24"/>
              </w:rPr>
            </w:pPr>
            <w:r w:rsidRPr="00D06CD8">
              <w:rPr>
                <w:b/>
                <w:sz w:val="24"/>
              </w:rPr>
              <w:t>maNguyenLieu</w:t>
            </w:r>
          </w:p>
          <w:p w14:paraId="55F0F54E" w14:textId="4406723F" w:rsidR="00BF60E5" w:rsidRPr="00D06CD8" w:rsidRDefault="00BF60E5" w:rsidP="0015558D">
            <w:pPr>
              <w:rPr>
                <w:sz w:val="24"/>
              </w:rPr>
            </w:pPr>
            <w:r w:rsidRPr="00D06CD8">
              <w:rPr>
                <w:sz w:val="24"/>
                <w:u w:val="single"/>
              </w:rPr>
              <w:t>maMonAn</w:t>
            </w:r>
          </w:p>
          <w:p w14:paraId="54121117" w14:textId="69A40F6F" w:rsidR="003D53E4" w:rsidRPr="00D06CD8" w:rsidRDefault="00BF60E5" w:rsidP="0015558D">
            <w:pPr>
              <w:rPr>
                <w:ins w:id="1285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soLuong</w:t>
            </w:r>
          </w:p>
        </w:tc>
        <w:tc>
          <w:tcPr>
            <w:tcW w:w="1506" w:type="dxa"/>
          </w:tcPr>
          <w:p w14:paraId="54267333" w14:textId="77777777" w:rsidR="003D53E4" w:rsidRPr="00D06CD8" w:rsidRDefault="003D53E4" w:rsidP="0015558D">
            <w:pPr>
              <w:rPr>
                <w:ins w:id="1286" w:author="Phạm Quang Thịnh" w:date="2019-07-05T21:05:00Z"/>
                <w:sz w:val="24"/>
              </w:rPr>
            </w:pPr>
            <w:proofErr w:type="gramStart"/>
            <w:ins w:id="1287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621E4F2E" w14:textId="77777777" w:rsidR="003D53E4" w:rsidRPr="00D06CD8" w:rsidRDefault="003D53E4" w:rsidP="0015558D">
            <w:pPr>
              <w:rPr>
                <w:ins w:id="1288" w:author="Phạm Quang Thịnh" w:date="2019-07-05T21:05:00Z"/>
                <w:sz w:val="24"/>
              </w:rPr>
            </w:pPr>
            <w:proofErr w:type="gramStart"/>
            <w:ins w:id="1289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3DF9995B" w14:textId="3CB6F3C8" w:rsidR="00775394" w:rsidRPr="00D06CD8" w:rsidRDefault="00775394" w:rsidP="0015558D">
            <w:pPr>
              <w:rPr>
                <w:ins w:id="1290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</w:t>
            </w:r>
            <w:r w:rsidR="00984058" w:rsidRPr="00D06CD8">
              <w:rPr>
                <w:sz w:val="24"/>
              </w:rPr>
              <w:t>n</w:t>
            </w:r>
            <w:r w:rsidRPr="00D06CD8">
              <w:rPr>
                <w:sz w:val="24"/>
              </w:rPr>
              <w:t>t</w:t>
            </w:r>
          </w:p>
        </w:tc>
        <w:tc>
          <w:tcPr>
            <w:tcW w:w="1408" w:type="dxa"/>
          </w:tcPr>
          <w:p w14:paraId="2B7D1100" w14:textId="77777777" w:rsidR="003D53E4" w:rsidRPr="00D06CD8" w:rsidRDefault="003D53E4" w:rsidP="0015558D">
            <w:pPr>
              <w:rPr>
                <w:ins w:id="1291" w:author="Phạm Quang Thịnh" w:date="2019-07-05T21:05:00Z"/>
                <w:sz w:val="24"/>
              </w:rPr>
            </w:pPr>
            <w:ins w:id="1292" w:author="Phạm Quang Thịnh" w:date="2019-07-05T21:05:00Z">
              <w:r w:rsidRPr="00D06CD8">
                <w:rPr>
                  <w:sz w:val="24"/>
                </w:rPr>
                <w:t>Chính</w:t>
              </w:r>
            </w:ins>
          </w:p>
          <w:p w14:paraId="7801F7C6" w14:textId="77777777" w:rsidR="003D53E4" w:rsidRPr="00D06CD8" w:rsidRDefault="003D53E4" w:rsidP="0015558D">
            <w:pPr>
              <w:rPr>
                <w:ins w:id="1293" w:author="Phạm Quang Thịnh" w:date="2019-07-05T21:05:00Z"/>
                <w:sz w:val="24"/>
              </w:rPr>
            </w:pPr>
            <w:ins w:id="1294" w:author="Phạm Quang Thịnh" w:date="2019-07-05T21:05:00Z">
              <w:r w:rsidRPr="00D06CD8">
                <w:rPr>
                  <w:sz w:val="24"/>
                </w:rPr>
                <w:t>Ngoại</w:t>
              </w:r>
            </w:ins>
          </w:p>
        </w:tc>
        <w:tc>
          <w:tcPr>
            <w:tcW w:w="1726" w:type="dxa"/>
          </w:tcPr>
          <w:p w14:paraId="18125656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1286F205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7E8B71C5" w14:textId="52A6F231" w:rsidR="003D53E4" w:rsidRPr="00D06CD8" w:rsidRDefault="00446F45" w:rsidP="0015558D">
            <w:pPr>
              <w:rPr>
                <w:ins w:id="1295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1367F2CB" w14:textId="77777777" w:rsidTr="00984058">
        <w:trPr>
          <w:trHeight w:val="413"/>
          <w:ins w:id="1296" w:author="Phạm Quang Thịnh" w:date="2019-07-05T21:05:00Z"/>
        </w:trPr>
        <w:tc>
          <w:tcPr>
            <w:tcW w:w="565" w:type="dxa"/>
          </w:tcPr>
          <w:p w14:paraId="63DC3CFD" w14:textId="77777777" w:rsidR="003D53E4" w:rsidRPr="00D06CD8" w:rsidRDefault="003D53E4" w:rsidP="0015558D">
            <w:pPr>
              <w:rPr>
                <w:ins w:id="1297" w:author="Phạm Quang Thịnh" w:date="2019-07-05T21:05:00Z"/>
                <w:sz w:val="24"/>
              </w:rPr>
            </w:pPr>
            <w:ins w:id="1298" w:author="Phạm Quang Thịnh" w:date="2019-07-05T21:05:00Z">
              <w:r w:rsidRPr="00D06CD8">
                <w:rPr>
                  <w:sz w:val="24"/>
                </w:rPr>
                <w:t>6</w:t>
              </w:r>
            </w:ins>
          </w:p>
        </w:tc>
        <w:tc>
          <w:tcPr>
            <w:tcW w:w="2670" w:type="dxa"/>
          </w:tcPr>
          <w:p w14:paraId="131C95D2" w14:textId="37A33DFE" w:rsidR="003D53E4" w:rsidRPr="00D06CD8" w:rsidRDefault="00AB05F9" w:rsidP="0015558D">
            <w:pPr>
              <w:rPr>
                <w:ins w:id="1299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tblBan</w:t>
            </w:r>
          </w:p>
        </w:tc>
        <w:tc>
          <w:tcPr>
            <w:tcW w:w="1710" w:type="dxa"/>
          </w:tcPr>
          <w:p w14:paraId="29600F57" w14:textId="43C9CFD0" w:rsidR="003D53E4" w:rsidRPr="00D06CD8" w:rsidRDefault="00984058" w:rsidP="0015558D">
            <w:pPr>
              <w:rPr>
                <w:ins w:id="1300" w:author="Phạm Quang Thịnh" w:date="2019-07-05T21:05:00Z"/>
                <w:sz w:val="24"/>
              </w:rPr>
            </w:pPr>
            <w:r w:rsidRPr="00D06CD8">
              <w:rPr>
                <w:b/>
                <w:sz w:val="24"/>
              </w:rPr>
              <w:t>soban</w:t>
            </w:r>
          </w:p>
        </w:tc>
        <w:tc>
          <w:tcPr>
            <w:tcW w:w="1506" w:type="dxa"/>
          </w:tcPr>
          <w:p w14:paraId="7B6FE1CC" w14:textId="497969E1" w:rsidR="00775394" w:rsidRPr="00D06CD8" w:rsidRDefault="00775394" w:rsidP="0015558D">
            <w:pPr>
              <w:rPr>
                <w:ins w:id="1301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</w:t>
            </w:r>
            <w:r w:rsidR="00984058" w:rsidRPr="00D06CD8">
              <w:rPr>
                <w:sz w:val="24"/>
              </w:rPr>
              <w:t>nt</w:t>
            </w:r>
          </w:p>
        </w:tc>
        <w:tc>
          <w:tcPr>
            <w:tcW w:w="1408" w:type="dxa"/>
          </w:tcPr>
          <w:p w14:paraId="510CAA29" w14:textId="1E5B7746" w:rsidR="003D53E4" w:rsidRPr="00D06CD8" w:rsidRDefault="00984058" w:rsidP="0015558D">
            <w:pPr>
              <w:rPr>
                <w:ins w:id="1302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Chính</w:t>
            </w:r>
          </w:p>
        </w:tc>
        <w:tc>
          <w:tcPr>
            <w:tcW w:w="1726" w:type="dxa"/>
          </w:tcPr>
          <w:p w14:paraId="6DE8B4AB" w14:textId="4A2CC718" w:rsidR="003D53E4" w:rsidRPr="00D06CD8" w:rsidRDefault="00446F45" w:rsidP="0015558D">
            <w:pPr>
              <w:rPr>
                <w:ins w:id="1303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24BEB7C2" w14:textId="77777777" w:rsidTr="004034FB">
        <w:trPr>
          <w:trHeight w:val="530"/>
          <w:ins w:id="1304" w:author="Phạm Quang Thịnh" w:date="2019-07-05T21:05:00Z"/>
        </w:trPr>
        <w:tc>
          <w:tcPr>
            <w:tcW w:w="565" w:type="dxa"/>
          </w:tcPr>
          <w:p w14:paraId="15DA142A" w14:textId="77777777" w:rsidR="003D53E4" w:rsidRPr="00D06CD8" w:rsidRDefault="003D53E4" w:rsidP="0015558D">
            <w:pPr>
              <w:rPr>
                <w:ins w:id="1305" w:author="Phạm Quang Thịnh" w:date="2019-07-05T21:05:00Z"/>
                <w:sz w:val="24"/>
              </w:rPr>
            </w:pPr>
            <w:ins w:id="1306" w:author="Phạm Quang Thịnh" w:date="2019-07-05T21:05:00Z">
              <w:r w:rsidRPr="00D06CD8">
                <w:rPr>
                  <w:sz w:val="24"/>
                </w:rPr>
                <w:t>7</w:t>
              </w:r>
            </w:ins>
          </w:p>
        </w:tc>
        <w:tc>
          <w:tcPr>
            <w:tcW w:w="2670" w:type="dxa"/>
          </w:tcPr>
          <w:p w14:paraId="6A444E7F" w14:textId="15C689A4" w:rsidR="003D53E4" w:rsidRPr="00D06CD8" w:rsidRDefault="00AB05F9" w:rsidP="0015558D">
            <w:pPr>
              <w:rPr>
                <w:ins w:id="1307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tbldsBandadat</w:t>
            </w:r>
          </w:p>
        </w:tc>
        <w:tc>
          <w:tcPr>
            <w:tcW w:w="1710" w:type="dxa"/>
          </w:tcPr>
          <w:p w14:paraId="0B8F357F" w14:textId="01D71489" w:rsidR="00B56D6A" w:rsidRPr="00D06CD8" w:rsidRDefault="00B56D6A" w:rsidP="0015558D">
            <w:pPr>
              <w:rPr>
                <w:sz w:val="24"/>
              </w:rPr>
            </w:pPr>
            <w:r w:rsidRPr="00D06CD8">
              <w:rPr>
                <w:sz w:val="24"/>
                <w:u w:val="single"/>
              </w:rPr>
              <w:t>soban</w:t>
            </w:r>
          </w:p>
          <w:p w14:paraId="4224AF51" w14:textId="1003EE3B" w:rsidR="003D53E4" w:rsidRPr="00D06CD8" w:rsidRDefault="00B56D6A" w:rsidP="0015558D">
            <w:pPr>
              <w:rPr>
                <w:ins w:id="1308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ngayDat</w:t>
            </w:r>
          </w:p>
        </w:tc>
        <w:tc>
          <w:tcPr>
            <w:tcW w:w="1506" w:type="dxa"/>
          </w:tcPr>
          <w:p w14:paraId="1466991C" w14:textId="69FDC1AE" w:rsidR="003D53E4" w:rsidRPr="00D06CD8" w:rsidRDefault="00B56D6A" w:rsidP="0015558D">
            <w:pPr>
              <w:rPr>
                <w:ins w:id="1309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int</w:t>
            </w:r>
          </w:p>
          <w:p w14:paraId="3F0C831D" w14:textId="77777777" w:rsidR="003D53E4" w:rsidRPr="00D06CD8" w:rsidRDefault="003D53E4" w:rsidP="0015558D">
            <w:pPr>
              <w:rPr>
                <w:ins w:id="1310" w:author="Phạm Quang Thịnh" w:date="2019-07-05T21:05:00Z"/>
                <w:sz w:val="24"/>
              </w:rPr>
            </w:pPr>
            <w:ins w:id="1311" w:author="Phạm Quang Thịnh" w:date="2019-07-05T21:05:00Z">
              <w:r w:rsidRPr="00D06CD8">
                <w:rPr>
                  <w:sz w:val="24"/>
                </w:rPr>
                <w:t>Datetime2(7)</w:t>
              </w:r>
            </w:ins>
          </w:p>
        </w:tc>
        <w:tc>
          <w:tcPr>
            <w:tcW w:w="1408" w:type="dxa"/>
          </w:tcPr>
          <w:p w14:paraId="5E0ED55C" w14:textId="21072274" w:rsidR="003D53E4" w:rsidRPr="00D06CD8" w:rsidRDefault="00B56D6A" w:rsidP="0015558D">
            <w:pPr>
              <w:rPr>
                <w:ins w:id="1312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Ngoại</w:t>
            </w:r>
          </w:p>
        </w:tc>
        <w:tc>
          <w:tcPr>
            <w:tcW w:w="1726" w:type="dxa"/>
          </w:tcPr>
          <w:p w14:paraId="32DEC08E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7A1C24DA" w14:textId="30F34034" w:rsidR="003D53E4" w:rsidRPr="00D06CD8" w:rsidRDefault="00446F45" w:rsidP="0015558D">
            <w:pPr>
              <w:rPr>
                <w:ins w:id="1313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4E7986D7" w14:textId="77777777" w:rsidTr="004034FB">
        <w:trPr>
          <w:trHeight w:val="1132"/>
          <w:ins w:id="1314" w:author="Phạm Quang Thịnh" w:date="2019-07-05T21:05:00Z"/>
        </w:trPr>
        <w:tc>
          <w:tcPr>
            <w:tcW w:w="565" w:type="dxa"/>
          </w:tcPr>
          <w:p w14:paraId="439C4AFE" w14:textId="77777777" w:rsidR="003D53E4" w:rsidRPr="00D06CD8" w:rsidRDefault="003D53E4" w:rsidP="0015558D">
            <w:pPr>
              <w:rPr>
                <w:ins w:id="1315" w:author="Phạm Quang Thịnh" w:date="2019-07-05T21:05:00Z"/>
                <w:sz w:val="24"/>
              </w:rPr>
            </w:pPr>
            <w:ins w:id="1316" w:author="Phạm Quang Thịnh" w:date="2019-07-05T21:05:00Z">
              <w:r w:rsidRPr="00D06CD8">
                <w:rPr>
                  <w:sz w:val="24"/>
                </w:rPr>
                <w:t>8</w:t>
              </w:r>
            </w:ins>
          </w:p>
        </w:tc>
        <w:tc>
          <w:tcPr>
            <w:tcW w:w="2670" w:type="dxa"/>
          </w:tcPr>
          <w:p w14:paraId="5DF5D0FB" w14:textId="7CE564EE" w:rsidR="003D53E4" w:rsidRPr="00D06CD8" w:rsidRDefault="00AB05F9" w:rsidP="0015558D">
            <w:pPr>
              <w:rPr>
                <w:ins w:id="1317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tblhoaDon</w:t>
            </w:r>
          </w:p>
        </w:tc>
        <w:tc>
          <w:tcPr>
            <w:tcW w:w="1710" w:type="dxa"/>
          </w:tcPr>
          <w:p w14:paraId="4B87999F" w14:textId="3FE16819" w:rsidR="00B56D6A" w:rsidRPr="00D06CD8" w:rsidRDefault="00B56D6A" w:rsidP="0015558D">
            <w:pPr>
              <w:rPr>
                <w:sz w:val="24"/>
              </w:rPr>
            </w:pPr>
            <w:r w:rsidRPr="00D06CD8">
              <w:rPr>
                <w:b/>
                <w:sz w:val="24"/>
              </w:rPr>
              <w:t>mahoaDon</w:t>
            </w:r>
          </w:p>
          <w:p w14:paraId="79DB9C40" w14:textId="21202067" w:rsidR="00B56D6A" w:rsidRPr="00D06CD8" w:rsidRDefault="00B56D6A" w:rsidP="0015558D">
            <w:pPr>
              <w:rPr>
                <w:sz w:val="24"/>
              </w:rPr>
            </w:pPr>
            <w:r w:rsidRPr="00D06CD8">
              <w:rPr>
                <w:sz w:val="24"/>
                <w:u w:val="single"/>
              </w:rPr>
              <w:t>soban</w:t>
            </w:r>
          </w:p>
          <w:p w14:paraId="0175FDF5" w14:textId="0B445D5E" w:rsidR="00B56D6A" w:rsidRPr="00D06CD8" w:rsidRDefault="00B56D6A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tongTien</w:t>
            </w:r>
          </w:p>
          <w:p w14:paraId="58B3CAE7" w14:textId="22221DCD" w:rsidR="00B56D6A" w:rsidRPr="00D06CD8" w:rsidRDefault="00B56D6A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ngayThanhToan</w:t>
            </w:r>
          </w:p>
          <w:p w14:paraId="567F14A4" w14:textId="269C63F7" w:rsidR="003D53E4" w:rsidRPr="00D06CD8" w:rsidRDefault="00B56D6A" w:rsidP="0015558D">
            <w:pPr>
              <w:rPr>
                <w:ins w:id="1318" w:author="Phạm Quang Thịnh" w:date="2019-07-05T21:05:00Z"/>
                <w:sz w:val="24"/>
              </w:rPr>
            </w:pPr>
            <w:r w:rsidRPr="00D06CD8">
              <w:rPr>
                <w:sz w:val="24"/>
                <w:u w:val="single"/>
              </w:rPr>
              <w:t>mathuNgan</w:t>
            </w:r>
          </w:p>
        </w:tc>
        <w:tc>
          <w:tcPr>
            <w:tcW w:w="1506" w:type="dxa"/>
          </w:tcPr>
          <w:p w14:paraId="6447BB02" w14:textId="77777777" w:rsidR="003D53E4" w:rsidRPr="00D06CD8" w:rsidRDefault="003D53E4" w:rsidP="0015558D">
            <w:pPr>
              <w:rPr>
                <w:ins w:id="1319" w:author="Phạm Quang Thịnh" w:date="2019-07-05T21:05:00Z"/>
                <w:sz w:val="24"/>
              </w:rPr>
            </w:pPr>
            <w:proofErr w:type="gramStart"/>
            <w:ins w:id="1320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74012740" w14:textId="3E98A7CE" w:rsidR="00775394" w:rsidRPr="00D06CD8" w:rsidRDefault="00775394" w:rsidP="0015558D">
            <w:pPr>
              <w:rPr>
                <w:ins w:id="1321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</w:t>
            </w:r>
            <w:r w:rsidR="00B56D6A" w:rsidRPr="00D06CD8">
              <w:rPr>
                <w:sz w:val="24"/>
              </w:rPr>
              <w:t>nt</w:t>
            </w:r>
          </w:p>
          <w:p w14:paraId="1924CAE5" w14:textId="77777777" w:rsidR="003D53E4" w:rsidRPr="00D06CD8" w:rsidRDefault="003D53E4" w:rsidP="0015558D">
            <w:pPr>
              <w:rPr>
                <w:ins w:id="1322" w:author="Phạm Quang Thịnh" w:date="2019-07-05T21:05:00Z"/>
                <w:sz w:val="24"/>
              </w:rPr>
            </w:pPr>
            <w:ins w:id="1323" w:author="Phạm Quang Thịnh" w:date="2019-07-05T21:05:00Z">
              <w:r w:rsidRPr="00D06CD8">
                <w:rPr>
                  <w:sz w:val="24"/>
                </w:rPr>
                <w:t>Int</w:t>
              </w:r>
            </w:ins>
          </w:p>
          <w:p w14:paraId="5AD56131" w14:textId="77777777" w:rsidR="00B1546C" w:rsidRPr="00D06CD8" w:rsidRDefault="00B1546C" w:rsidP="0015558D">
            <w:pPr>
              <w:rPr>
                <w:sz w:val="24"/>
              </w:rPr>
            </w:pPr>
            <w:ins w:id="1324" w:author="Phạm Quang Thịnh" w:date="2019-07-05T21:05:00Z">
              <w:r w:rsidRPr="00D06CD8">
                <w:rPr>
                  <w:sz w:val="24"/>
                </w:rPr>
                <w:t>Datetime2(7)</w:t>
              </w:r>
            </w:ins>
          </w:p>
          <w:p w14:paraId="1289E34A" w14:textId="69541C7A" w:rsidR="00B1546C" w:rsidRPr="00D06CD8" w:rsidRDefault="00B1546C" w:rsidP="0015558D">
            <w:pPr>
              <w:rPr>
                <w:ins w:id="1325" w:author="Phạm Quang Thịnh" w:date="2019-07-05T21:05:00Z"/>
                <w:sz w:val="24"/>
              </w:rPr>
            </w:pPr>
            <w:proofErr w:type="gramStart"/>
            <w:ins w:id="1326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</w:tc>
        <w:tc>
          <w:tcPr>
            <w:tcW w:w="1408" w:type="dxa"/>
          </w:tcPr>
          <w:p w14:paraId="4EE13D16" w14:textId="0431312D" w:rsidR="003D53E4" w:rsidRPr="00D06CD8" w:rsidRDefault="00B1546C" w:rsidP="0015558D">
            <w:pPr>
              <w:rPr>
                <w:ins w:id="1327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Chính</w:t>
            </w:r>
          </w:p>
          <w:p w14:paraId="058E843F" w14:textId="77777777" w:rsidR="003D53E4" w:rsidRPr="00D06CD8" w:rsidRDefault="003D53E4" w:rsidP="0015558D">
            <w:pPr>
              <w:rPr>
                <w:sz w:val="24"/>
              </w:rPr>
            </w:pPr>
            <w:ins w:id="1328" w:author="Phạm Quang Thịnh" w:date="2019-07-05T21:05:00Z">
              <w:r w:rsidRPr="00D06CD8">
                <w:rPr>
                  <w:sz w:val="24"/>
                </w:rPr>
                <w:t>Ngoại</w:t>
              </w:r>
            </w:ins>
          </w:p>
          <w:p w14:paraId="4BDD3933" w14:textId="77777777" w:rsidR="00B1546C" w:rsidRPr="00D06CD8" w:rsidRDefault="00B1546C" w:rsidP="0015558D">
            <w:pPr>
              <w:rPr>
                <w:sz w:val="24"/>
              </w:rPr>
            </w:pPr>
          </w:p>
          <w:p w14:paraId="65B9FDD2" w14:textId="77777777" w:rsidR="00B1546C" w:rsidRPr="00D06CD8" w:rsidRDefault="00B1546C" w:rsidP="0015558D">
            <w:pPr>
              <w:rPr>
                <w:sz w:val="24"/>
              </w:rPr>
            </w:pPr>
          </w:p>
          <w:p w14:paraId="31F15F77" w14:textId="626EE132" w:rsidR="00B1546C" w:rsidRPr="00D06CD8" w:rsidRDefault="00B1546C" w:rsidP="0015558D">
            <w:pPr>
              <w:rPr>
                <w:ins w:id="1329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Ngoại</w:t>
            </w:r>
          </w:p>
        </w:tc>
        <w:tc>
          <w:tcPr>
            <w:tcW w:w="1726" w:type="dxa"/>
          </w:tcPr>
          <w:p w14:paraId="7EF2EAA5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4820C163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2BA7E023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624E6B24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13E83658" w14:textId="7B350551" w:rsidR="003D53E4" w:rsidRPr="00D06CD8" w:rsidRDefault="00446F45" w:rsidP="0015558D">
            <w:pPr>
              <w:rPr>
                <w:ins w:id="1330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4F297D69" w14:textId="77777777" w:rsidTr="004034FB">
        <w:trPr>
          <w:trHeight w:val="530"/>
          <w:ins w:id="1331" w:author="Phạm Quang Thịnh" w:date="2019-07-05T21:05:00Z"/>
        </w:trPr>
        <w:tc>
          <w:tcPr>
            <w:tcW w:w="565" w:type="dxa"/>
          </w:tcPr>
          <w:p w14:paraId="2736BAC7" w14:textId="77777777" w:rsidR="003D53E4" w:rsidRPr="00D06CD8" w:rsidRDefault="003D53E4" w:rsidP="0015558D">
            <w:pPr>
              <w:rPr>
                <w:ins w:id="1332" w:author="Phạm Quang Thịnh" w:date="2019-07-05T21:05:00Z"/>
                <w:sz w:val="24"/>
              </w:rPr>
            </w:pPr>
            <w:ins w:id="1333" w:author="Phạm Quang Thịnh" w:date="2019-07-05T21:05:00Z">
              <w:r w:rsidRPr="00D06CD8">
                <w:rPr>
                  <w:sz w:val="24"/>
                </w:rPr>
                <w:t>9</w:t>
              </w:r>
            </w:ins>
          </w:p>
        </w:tc>
        <w:tc>
          <w:tcPr>
            <w:tcW w:w="2670" w:type="dxa"/>
          </w:tcPr>
          <w:p w14:paraId="79A82182" w14:textId="290E343C" w:rsidR="003D53E4" w:rsidRPr="00D06CD8" w:rsidRDefault="00E1763F" w:rsidP="0015558D">
            <w:pPr>
              <w:rPr>
                <w:ins w:id="1334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tblDSMonAn</w:t>
            </w:r>
          </w:p>
        </w:tc>
        <w:tc>
          <w:tcPr>
            <w:tcW w:w="1710" w:type="dxa"/>
          </w:tcPr>
          <w:p w14:paraId="25294BE8" w14:textId="3F9C831C" w:rsidR="00312639" w:rsidRPr="00D06CD8" w:rsidRDefault="00312639" w:rsidP="0015558D">
            <w:pPr>
              <w:rPr>
                <w:sz w:val="24"/>
              </w:rPr>
            </w:pPr>
            <w:r w:rsidRPr="00D06CD8">
              <w:rPr>
                <w:sz w:val="24"/>
                <w:u w:val="single"/>
              </w:rPr>
              <w:t>maMonAn</w:t>
            </w:r>
          </w:p>
          <w:p w14:paraId="2B71A1E0" w14:textId="0714AF7A" w:rsidR="00312639" w:rsidRPr="00D06CD8" w:rsidRDefault="00312639" w:rsidP="0015558D">
            <w:pPr>
              <w:rPr>
                <w:sz w:val="24"/>
              </w:rPr>
            </w:pPr>
            <w:r w:rsidRPr="00D06CD8">
              <w:rPr>
                <w:sz w:val="24"/>
                <w:u w:val="single"/>
              </w:rPr>
              <w:t>mahoaDon</w:t>
            </w:r>
          </w:p>
          <w:p w14:paraId="092754D0" w14:textId="3C51DBFF" w:rsidR="003D53E4" w:rsidRPr="00D06CD8" w:rsidRDefault="00312639" w:rsidP="0015558D">
            <w:pPr>
              <w:rPr>
                <w:ins w:id="1335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soLuong</w:t>
            </w:r>
          </w:p>
        </w:tc>
        <w:tc>
          <w:tcPr>
            <w:tcW w:w="1506" w:type="dxa"/>
          </w:tcPr>
          <w:p w14:paraId="44ED5780" w14:textId="77777777" w:rsidR="003D53E4" w:rsidRPr="00D06CD8" w:rsidRDefault="003D53E4" w:rsidP="0015558D">
            <w:pPr>
              <w:rPr>
                <w:ins w:id="1336" w:author="Phạm Quang Thịnh" w:date="2019-07-05T21:05:00Z"/>
                <w:sz w:val="24"/>
              </w:rPr>
            </w:pPr>
            <w:proofErr w:type="gramStart"/>
            <w:ins w:id="1337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64C79C59" w14:textId="77777777" w:rsidR="00312639" w:rsidRPr="00D06CD8" w:rsidRDefault="00312639" w:rsidP="00312639">
            <w:pPr>
              <w:rPr>
                <w:ins w:id="1338" w:author="Phạm Quang Thịnh" w:date="2019-07-05T21:05:00Z"/>
                <w:sz w:val="24"/>
              </w:rPr>
            </w:pPr>
            <w:proofErr w:type="gramStart"/>
            <w:ins w:id="1339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766FFE8F" w14:textId="00E07383" w:rsidR="00312639" w:rsidRPr="00D06CD8" w:rsidRDefault="00312639" w:rsidP="0015558D">
            <w:pPr>
              <w:rPr>
                <w:ins w:id="1340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Int</w:t>
            </w:r>
          </w:p>
        </w:tc>
        <w:tc>
          <w:tcPr>
            <w:tcW w:w="1408" w:type="dxa"/>
          </w:tcPr>
          <w:p w14:paraId="1F2E506E" w14:textId="77777777" w:rsidR="003D53E4" w:rsidRPr="00D06CD8" w:rsidRDefault="00312639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Ngoại</w:t>
            </w:r>
          </w:p>
          <w:p w14:paraId="4185BB92" w14:textId="5E8737E6" w:rsidR="00312639" w:rsidRPr="00D06CD8" w:rsidRDefault="00312639" w:rsidP="0015558D">
            <w:pPr>
              <w:rPr>
                <w:ins w:id="1341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Ngoại</w:t>
            </w:r>
          </w:p>
        </w:tc>
        <w:tc>
          <w:tcPr>
            <w:tcW w:w="1726" w:type="dxa"/>
          </w:tcPr>
          <w:p w14:paraId="3C19E3FF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484C72F2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4279A130" w14:textId="756A7C31" w:rsidR="003D53E4" w:rsidRPr="00D06CD8" w:rsidRDefault="00446F45" w:rsidP="0015558D">
            <w:pPr>
              <w:rPr>
                <w:ins w:id="1342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7DF04E57" w14:textId="77777777" w:rsidTr="004034FB">
        <w:trPr>
          <w:trHeight w:val="350"/>
          <w:ins w:id="1343" w:author="Phạm Quang Thịnh" w:date="2019-07-05T21:05:00Z"/>
        </w:trPr>
        <w:tc>
          <w:tcPr>
            <w:tcW w:w="565" w:type="dxa"/>
          </w:tcPr>
          <w:p w14:paraId="05BD1039" w14:textId="77777777" w:rsidR="003D53E4" w:rsidRPr="00D06CD8" w:rsidRDefault="003D53E4" w:rsidP="0015558D">
            <w:pPr>
              <w:rPr>
                <w:ins w:id="1344" w:author="Phạm Quang Thịnh" w:date="2019-07-05T21:05:00Z"/>
                <w:sz w:val="24"/>
              </w:rPr>
            </w:pPr>
            <w:ins w:id="1345" w:author="Phạm Quang Thịnh" w:date="2019-07-05T21:05:00Z">
              <w:r w:rsidRPr="00D06CD8">
                <w:rPr>
                  <w:sz w:val="24"/>
                </w:rPr>
                <w:t>10</w:t>
              </w:r>
            </w:ins>
          </w:p>
        </w:tc>
        <w:tc>
          <w:tcPr>
            <w:tcW w:w="2670" w:type="dxa"/>
          </w:tcPr>
          <w:p w14:paraId="4123FD79" w14:textId="0C91FF51" w:rsidR="003D53E4" w:rsidRPr="00D06CD8" w:rsidRDefault="00E1763F" w:rsidP="0015558D">
            <w:pPr>
              <w:rPr>
                <w:ins w:id="1346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tblPhieubaocaoDoanhThu</w:t>
            </w:r>
          </w:p>
        </w:tc>
        <w:tc>
          <w:tcPr>
            <w:tcW w:w="1710" w:type="dxa"/>
          </w:tcPr>
          <w:p w14:paraId="586D9352" w14:textId="77777777" w:rsidR="00396CD9" w:rsidRPr="00D06CD8" w:rsidRDefault="00396CD9" w:rsidP="0015558D">
            <w:pPr>
              <w:rPr>
                <w:b/>
                <w:sz w:val="24"/>
              </w:rPr>
            </w:pPr>
            <w:r w:rsidRPr="00D06CD8">
              <w:rPr>
                <w:b/>
                <w:sz w:val="24"/>
              </w:rPr>
              <w:t>maPhieu</w:t>
            </w:r>
          </w:p>
          <w:p w14:paraId="517A8C78" w14:textId="77777777" w:rsidR="00396CD9" w:rsidRPr="00D06CD8" w:rsidRDefault="00396CD9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tongDoanhThu</w:t>
            </w:r>
          </w:p>
          <w:p w14:paraId="28055262" w14:textId="13341E49" w:rsidR="003D53E4" w:rsidRPr="00D06CD8" w:rsidRDefault="00396CD9" w:rsidP="0015558D">
            <w:pPr>
              <w:rPr>
                <w:ins w:id="1347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ngayLapPhieu</w:t>
            </w:r>
          </w:p>
        </w:tc>
        <w:tc>
          <w:tcPr>
            <w:tcW w:w="1506" w:type="dxa"/>
          </w:tcPr>
          <w:p w14:paraId="6F363864" w14:textId="77777777" w:rsidR="003D53E4" w:rsidRPr="00D06CD8" w:rsidRDefault="003D53E4" w:rsidP="0015558D">
            <w:pPr>
              <w:rPr>
                <w:ins w:id="1348" w:author="Phạm Quang Thịnh" w:date="2019-07-05T21:05:00Z"/>
                <w:sz w:val="24"/>
              </w:rPr>
            </w:pPr>
            <w:proofErr w:type="gramStart"/>
            <w:ins w:id="1349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5EF5EB7A" w14:textId="77777777" w:rsidR="003D53E4" w:rsidRPr="00D06CD8" w:rsidRDefault="003D53E4" w:rsidP="0015558D">
            <w:pPr>
              <w:rPr>
                <w:ins w:id="1350" w:author="Phạm Quang Thịnh" w:date="2019-07-05T21:05:00Z"/>
                <w:sz w:val="24"/>
              </w:rPr>
            </w:pPr>
            <w:ins w:id="1351" w:author="Phạm Quang Thịnh" w:date="2019-07-05T21:05:00Z">
              <w:r w:rsidRPr="00D06CD8">
                <w:rPr>
                  <w:sz w:val="24"/>
                </w:rPr>
                <w:t>Int</w:t>
              </w:r>
            </w:ins>
          </w:p>
          <w:p w14:paraId="1B579AA3" w14:textId="06BC2A9A" w:rsidR="003D53E4" w:rsidRPr="00D06CD8" w:rsidRDefault="00396CD9" w:rsidP="0015558D">
            <w:pPr>
              <w:rPr>
                <w:ins w:id="1352" w:author="Phạm Quang Thịnh" w:date="2019-07-05T21:05:00Z"/>
                <w:sz w:val="24"/>
              </w:rPr>
            </w:pPr>
            <w:ins w:id="1353" w:author="Phạm Quang Thịnh" w:date="2019-07-05T21:05:00Z">
              <w:r w:rsidRPr="00D06CD8">
                <w:rPr>
                  <w:sz w:val="24"/>
                </w:rPr>
                <w:t>Datetime2(7)</w:t>
              </w:r>
            </w:ins>
          </w:p>
        </w:tc>
        <w:tc>
          <w:tcPr>
            <w:tcW w:w="1408" w:type="dxa"/>
          </w:tcPr>
          <w:p w14:paraId="0AD42799" w14:textId="77777777" w:rsidR="003D53E4" w:rsidRPr="00D06CD8" w:rsidRDefault="003D53E4" w:rsidP="0015558D">
            <w:pPr>
              <w:rPr>
                <w:ins w:id="1354" w:author="Phạm Quang Thịnh" w:date="2019-07-05T21:05:00Z"/>
                <w:sz w:val="24"/>
              </w:rPr>
            </w:pPr>
            <w:ins w:id="1355" w:author="Phạm Quang Thịnh" w:date="2019-07-05T21:05:00Z">
              <w:r w:rsidRPr="00D06CD8">
                <w:rPr>
                  <w:sz w:val="24"/>
                </w:rPr>
                <w:t>Ngoại</w:t>
              </w:r>
            </w:ins>
          </w:p>
        </w:tc>
        <w:tc>
          <w:tcPr>
            <w:tcW w:w="1726" w:type="dxa"/>
          </w:tcPr>
          <w:p w14:paraId="112B5C97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478BB8D7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07FFDDE5" w14:textId="5A1A6631" w:rsidR="003D53E4" w:rsidRPr="00D06CD8" w:rsidRDefault="00446F45" w:rsidP="0015558D">
            <w:pPr>
              <w:rPr>
                <w:ins w:id="1356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045C3D9F" w14:textId="77777777" w:rsidTr="006B357D">
        <w:trPr>
          <w:trHeight w:val="350"/>
          <w:ins w:id="1357" w:author="Phạm Quang Thịnh" w:date="2019-07-05T21:05:00Z"/>
        </w:trPr>
        <w:tc>
          <w:tcPr>
            <w:tcW w:w="565" w:type="dxa"/>
          </w:tcPr>
          <w:p w14:paraId="06FA49A2" w14:textId="77777777" w:rsidR="003D53E4" w:rsidRPr="00D06CD8" w:rsidRDefault="003D53E4" w:rsidP="0015558D">
            <w:pPr>
              <w:rPr>
                <w:ins w:id="1358" w:author="Phạm Quang Thịnh" w:date="2019-07-05T21:05:00Z"/>
                <w:sz w:val="24"/>
              </w:rPr>
            </w:pPr>
            <w:ins w:id="1359" w:author="Phạm Quang Thịnh" w:date="2019-07-05T21:05:00Z">
              <w:r w:rsidRPr="00D06CD8">
                <w:rPr>
                  <w:sz w:val="24"/>
                </w:rPr>
                <w:t>11</w:t>
              </w:r>
            </w:ins>
          </w:p>
        </w:tc>
        <w:tc>
          <w:tcPr>
            <w:tcW w:w="2670" w:type="dxa"/>
          </w:tcPr>
          <w:p w14:paraId="4AE7803A" w14:textId="25E2758A" w:rsidR="003D53E4" w:rsidRPr="00D06CD8" w:rsidRDefault="00E1763F" w:rsidP="0015558D">
            <w:pPr>
              <w:rPr>
                <w:ins w:id="1360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tblChitietPhieubaocaoDT</w:t>
            </w:r>
          </w:p>
        </w:tc>
        <w:tc>
          <w:tcPr>
            <w:tcW w:w="1710" w:type="dxa"/>
          </w:tcPr>
          <w:p w14:paraId="0BA35582" w14:textId="45FB1111" w:rsidR="008A0272" w:rsidRPr="00D06CD8" w:rsidRDefault="008A0272" w:rsidP="0015558D">
            <w:pPr>
              <w:rPr>
                <w:sz w:val="24"/>
              </w:rPr>
            </w:pPr>
            <w:r w:rsidRPr="00D06CD8">
              <w:rPr>
                <w:sz w:val="24"/>
                <w:u w:val="single"/>
              </w:rPr>
              <w:t>maPhieu</w:t>
            </w:r>
          </w:p>
          <w:p w14:paraId="63B63B03" w14:textId="340F824B" w:rsidR="008A0272" w:rsidRPr="00D06CD8" w:rsidRDefault="008A0272" w:rsidP="0015558D">
            <w:pPr>
              <w:rPr>
                <w:sz w:val="24"/>
              </w:rPr>
            </w:pPr>
            <w:r w:rsidRPr="00D06CD8">
              <w:rPr>
                <w:sz w:val="24"/>
                <w:u w:val="single"/>
              </w:rPr>
              <w:t>mahoaDon</w:t>
            </w:r>
          </w:p>
          <w:p w14:paraId="7B11A8A5" w14:textId="14142403" w:rsidR="003D53E4" w:rsidRPr="00D06CD8" w:rsidRDefault="008A0272" w:rsidP="0015558D">
            <w:pPr>
              <w:rPr>
                <w:ins w:id="1361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tongTien</w:t>
            </w:r>
          </w:p>
        </w:tc>
        <w:tc>
          <w:tcPr>
            <w:tcW w:w="1506" w:type="dxa"/>
          </w:tcPr>
          <w:p w14:paraId="7B3B66F1" w14:textId="77777777" w:rsidR="006B357D" w:rsidRPr="00D06CD8" w:rsidRDefault="006B357D" w:rsidP="006B357D">
            <w:pPr>
              <w:rPr>
                <w:ins w:id="1362" w:author="Phạm Quang Thịnh" w:date="2019-07-05T21:05:00Z"/>
                <w:sz w:val="24"/>
              </w:rPr>
            </w:pPr>
            <w:proofErr w:type="gramStart"/>
            <w:ins w:id="1363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30E9387E" w14:textId="77777777" w:rsidR="006B357D" w:rsidRPr="00D06CD8" w:rsidRDefault="006B357D" w:rsidP="006B357D">
            <w:pPr>
              <w:rPr>
                <w:ins w:id="1364" w:author="Phạm Quang Thịnh" w:date="2019-07-05T21:05:00Z"/>
                <w:sz w:val="24"/>
              </w:rPr>
            </w:pPr>
            <w:proofErr w:type="gramStart"/>
            <w:ins w:id="1365" w:author="Phạm Quang Thịnh" w:date="2019-07-05T21:05:00Z">
              <w:r w:rsidRPr="00D06CD8">
                <w:rPr>
                  <w:sz w:val="24"/>
                </w:rPr>
                <w:t>Nvarchar(</w:t>
              </w:r>
              <w:proofErr w:type="gramEnd"/>
              <w:r w:rsidRPr="00D06CD8">
                <w:rPr>
                  <w:sz w:val="24"/>
                </w:rPr>
                <w:t>10)</w:t>
              </w:r>
            </w:ins>
          </w:p>
          <w:p w14:paraId="414E2675" w14:textId="4CA4A15A" w:rsidR="003D53E4" w:rsidRPr="00D06CD8" w:rsidRDefault="003D53E4" w:rsidP="0015558D">
            <w:pPr>
              <w:rPr>
                <w:ins w:id="1366" w:author="Phạm Quang Thịnh" w:date="2019-07-05T21:05:00Z"/>
                <w:sz w:val="24"/>
              </w:rPr>
            </w:pPr>
            <w:ins w:id="1367" w:author="Phạm Quang Thịnh" w:date="2019-07-05T21:05:00Z">
              <w:r w:rsidRPr="00D06CD8">
                <w:rPr>
                  <w:sz w:val="24"/>
                </w:rPr>
                <w:t>Int</w:t>
              </w:r>
            </w:ins>
          </w:p>
        </w:tc>
        <w:tc>
          <w:tcPr>
            <w:tcW w:w="1408" w:type="dxa"/>
          </w:tcPr>
          <w:p w14:paraId="0FF05643" w14:textId="77777777" w:rsidR="003D53E4" w:rsidRPr="00D06CD8" w:rsidRDefault="006B357D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Ngoại</w:t>
            </w:r>
          </w:p>
          <w:p w14:paraId="6E262DF1" w14:textId="27D4DBE2" w:rsidR="006B357D" w:rsidRPr="00D06CD8" w:rsidRDefault="006B357D" w:rsidP="0015558D">
            <w:pPr>
              <w:rPr>
                <w:ins w:id="1368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Ngoại</w:t>
            </w:r>
          </w:p>
        </w:tc>
        <w:tc>
          <w:tcPr>
            <w:tcW w:w="1726" w:type="dxa"/>
          </w:tcPr>
          <w:p w14:paraId="41CF4D0D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48CBD11A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49BD75C7" w14:textId="6F58D29B" w:rsidR="003D53E4" w:rsidRPr="00D06CD8" w:rsidRDefault="00446F45" w:rsidP="0015558D">
            <w:pPr>
              <w:rPr>
                <w:ins w:id="1369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  <w:tr w:rsidR="004034FB" w:rsidRPr="00D06CD8" w14:paraId="36C646DE" w14:textId="77777777" w:rsidTr="004034FB">
        <w:trPr>
          <w:trHeight w:val="620"/>
          <w:ins w:id="1370" w:author="Phạm Quang Thịnh" w:date="2019-07-05T21:05:00Z"/>
        </w:trPr>
        <w:tc>
          <w:tcPr>
            <w:tcW w:w="565" w:type="dxa"/>
          </w:tcPr>
          <w:p w14:paraId="61B4A692" w14:textId="77777777" w:rsidR="003D53E4" w:rsidRPr="00D06CD8" w:rsidRDefault="003D53E4" w:rsidP="0015558D">
            <w:pPr>
              <w:rPr>
                <w:ins w:id="1371" w:author="Phạm Quang Thịnh" w:date="2019-07-05T21:05:00Z"/>
                <w:sz w:val="24"/>
              </w:rPr>
            </w:pPr>
            <w:ins w:id="1372" w:author="Phạm Quang Thịnh" w:date="2019-07-05T21:05:00Z">
              <w:r w:rsidRPr="00D06CD8">
                <w:rPr>
                  <w:sz w:val="24"/>
                </w:rPr>
                <w:t>12</w:t>
              </w:r>
            </w:ins>
          </w:p>
        </w:tc>
        <w:tc>
          <w:tcPr>
            <w:tcW w:w="2670" w:type="dxa"/>
          </w:tcPr>
          <w:p w14:paraId="6A671683" w14:textId="2DBD0D00" w:rsidR="003D53E4" w:rsidRPr="00D06CD8" w:rsidRDefault="00E1763F" w:rsidP="0015558D">
            <w:pPr>
              <w:rPr>
                <w:ins w:id="1373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tblQuiDinh</w:t>
            </w:r>
          </w:p>
        </w:tc>
        <w:tc>
          <w:tcPr>
            <w:tcW w:w="1710" w:type="dxa"/>
          </w:tcPr>
          <w:p w14:paraId="5D4135F5" w14:textId="4A32EDB5" w:rsidR="006B357D" w:rsidRPr="00D06CD8" w:rsidRDefault="006B357D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getkey</w:t>
            </w:r>
          </w:p>
          <w:p w14:paraId="408B8A00" w14:textId="3D39B66F" w:rsidR="006B357D" w:rsidRPr="00D06CD8" w:rsidRDefault="006B357D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maxtogetsell</w:t>
            </w:r>
          </w:p>
          <w:p w14:paraId="000372D5" w14:textId="1A5F9B42" w:rsidR="006B357D" w:rsidRPr="00D06CD8" w:rsidRDefault="006B357D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sellprice</w:t>
            </w:r>
          </w:p>
          <w:p w14:paraId="35FA8821" w14:textId="1A547F15" w:rsidR="006B357D" w:rsidRPr="00D06CD8" w:rsidRDefault="006B357D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percentnadd</w:t>
            </w:r>
          </w:p>
          <w:p w14:paraId="63905CD8" w14:textId="1816D9F9" w:rsidR="006B357D" w:rsidRPr="00D06CD8" w:rsidRDefault="006B357D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dayofwork</w:t>
            </w:r>
          </w:p>
          <w:p w14:paraId="5D36EAA2" w14:textId="67452B05" w:rsidR="003D53E4" w:rsidRPr="00D06CD8" w:rsidRDefault="006B357D" w:rsidP="0015558D">
            <w:pPr>
              <w:rPr>
                <w:ins w:id="1374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luongtru</w:t>
            </w:r>
          </w:p>
        </w:tc>
        <w:tc>
          <w:tcPr>
            <w:tcW w:w="1506" w:type="dxa"/>
          </w:tcPr>
          <w:p w14:paraId="5AA07209" w14:textId="77777777" w:rsidR="003D53E4" w:rsidRPr="00D06CD8" w:rsidRDefault="006B357D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Int</w:t>
            </w:r>
          </w:p>
          <w:p w14:paraId="3DBE0F4C" w14:textId="77777777" w:rsidR="006B357D" w:rsidRPr="00D06CD8" w:rsidRDefault="006B357D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Int</w:t>
            </w:r>
          </w:p>
          <w:p w14:paraId="3F5DAAE7" w14:textId="77777777" w:rsidR="006B357D" w:rsidRPr="00D06CD8" w:rsidRDefault="006B357D" w:rsidP="006B357D">
            <w:pPr>
              <w:rPr>
                <w:sz w:val="24"/>
              </w:rPr>
            </w:pPr>
            <w:r w:rsidRPr="00D06CD8">
              <w:rPr>
                <w:sz w:val="24"/>
              </w:rPr>
              <w:t>Int</w:t>
            </w:r>
          </w:p>
          <w:p w14:paraId="461B6242" w14:textId="6B00AB7E" w:rsidR="006B357D" w:rsidRPr="00D06CD8" w:rsidRDefault="006B357D" w:rsidP="0015558D">
            <w:pPr>
              <w:rPr>
                <w:sz w:val="24"/>
              </w:rPr>
            </w:pPr>
            <w:r w:rsidRPr="00D06CD8">
              <w:rPr>
                <w:sz w:val="24"/>
              </w:rPr>
              <w:t>Int</w:t>
            </w:r>
          </w:p>
          <w:p w14:paraId="239556D8" w14:textId="77777777" w:rsidR="006B357D" w:rsidRPr="00D06CD8" w:rsidRDefault="006B357D" w:rsidP="006B357D">
            <w:pPr>
              <w:rPr>
                <w:sz w:val="24"/>
              </w:rPr>
            </w:pPr>
            <w:r w:rsidRPr="00D06CD8">
              <w:rPr>
                <w:sz w:val="24"/>
              </w:rPr>
              <w:t>Int</w:t>
            </w:r>
          </w:p>
          <w:p w14:paraId="4DFE328C" w14:textId="680B2787" w:rsidR="006B357D" w:rsidRPr="00D06CD8" w:rsidRDefault="006B357D" w:rsidP="0015558D">
            <w:pPr>
              <w:rPr>
                <w:ins w:id="1375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Int</w:t>
            </w:r>
          </w:p>
        </w:tc>
        <w:tc>
          <w:tcPr>
            <w:tcW w:w="1408" w:type="dxa"/>
          </w:tcPr>
          <w:p w14:paraId="2BE5FA47" w14:textId="3803412D" w:rsidR="003D53E4" w:rsidRPr="00D06CD8" w:rsidRDefault="003D53E4" w:rsidP="0015558D">
            <w:pPr>
              <w:rPr>
                <w:ins w:id="1376" w:author="Phạm Quang Thịnh" w:date="2019-07-05T21:05:00Z"/>
                <w:sz w:val="24"/>
              </w:rPr>
            </w:pPr>
          </w:p>
        </w:tc>
        <w:tc>
          <w:tcPr>
            <w:tcW w:w="1726" w:type="dxa"/>
          </w:tcPr>
          <w:p w14:paraId="3D94686A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017677C3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38DD31BB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18C9AE20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0C29C2BE" w14:textId="77777777" w:rsidR="00446F45" w:rsidRPr="00D06CD8" w:rsidRDefault="00446F45" w:rsidP="00446F45">
            <w:pPr>
              <w:rPr>
                <w:sz w:val="24"/>
              </w:rPr>
            </w:pPr>
            <w:r w:rsidRPr="00D06CD8">
              <w:rPr>
                <w:sz w:val="24"/>
              </w:rPr>
              <w:t>No</w:t>
            </w:r>
          </w:p>
          <w:p w14:paraId="30BF5255" w14:textId="2CD7BC15" w:rsidR="003D53E4" w:rsidRPr="00D06CD8" w:rsidRDefault="00446F45" w:rsidP="0015558D">
            <w:pPr>
              <w:rPr>
                <w:ins w:id="1377" w:author="Phạm Quang Thịnh" w:date="2019-07-05T21:05:00Z"/>
                <w:sz w:val="24"/>
              </w:rPr>
            </w:pPr>
            <w:r w:rsidRPr="00D06CD8">
              <w:rPr>
                <w:sz w:val="24"/>
              </w:rPr>
              <w:t>No</w:t>
            </w:r>
          </w:p>
        </w:tc>
      </w:tr>
    </w:tbl>
    <w:p w14:paraId="1217FDF7" w14:textId="6F999121" w:rsidR="003D53E4" w:rsidRPr="00D06CD8" w:rsidDel="003D53E4" w:rsidRDefault="003D53E4">
      <w:pPr>
        <w:rPr>
          <w:ins w:id="1378" w:author="Hoan Ng" w:date="2017-03-20T21:26:00Z"/>
          <w:del w:id="1379" w:author="Phạm Quang Thịnh" w:date="2019-07-05T21:06:00Z"/>
          <w:sz w:val="36"/>
        </w:rPr>
        <w:pPrChange w:id="1380" w:author="Phạm Quang Thịnh" w:date="2019-07-05T21:05:00Z">
          <w:pPr>
            <w:pStyle w:val="Heading3"/>
            <w:numPr>
              <w:numId w:val="16"/>
            </w:numPr>
            <w:ind w:left="1080" w:hanging="360"/>
          </w:pPr>
        </w:pPrChange>
      </w:pPr>
    </w:p>
    <w:p w14:paraId="7008F44A" w14:textId="766B3031" w:rsidR="00F30C15" w:rsidRPr="00D06CD8" w:rsidDel="003D53E4" w:rsidRDefault="00E62EE1" w:rsidP="00411DBF">
      <w:pPr>
        <w:pStyle w:val="Heading3"/>
        <w:numPr>
          <w:ilvl w:val="0"/>
          <w:numId w:val="16"/>
        </w:numPr>
        <w:rPr>
          <w:ins w:id="1381" w:author="Hoan Ng" w:date="2017-03-20T21:28:00Z"/>
          <w:del w:id="1382" w:author="Phạm Quang Thịnh" w:date="2019-07-05T21:06:00Z"/>
          <w:sz w:val="36"/>
        </w:rPr>
      </w:pPr>
      <w:ins w:id="1383" w:author="Hoan Ng" w:date="2017-03-20T21:26:00Z">
        <w:del w:id="1384" w:author="Phạm Quang Thịnh" w:date="2019-06-04T13:17:00Z">
          <w:r w:rsidRPr="00D06CD8" w:rsidDel="00556D16">
            <w:rPr>
              <w:sz w:val="36"/>
            </w:rPr>
            <w:delText xml:space="preserve"> </w:delText>
          </w:r>
        </w:del>
        <w:del w:id="1385" w:author="Phạm Quang Thịnh" w:date="2019-07-05T21:06:00Z">
          <w:r w:rsidRPr="00D06CD8" w:rsidDel="003D53E4">
            <w:rPr>
              <w:sz w:val="36"/>
            </w:rPr>
            <w:delText xml:space="preserve">Khóa &amp; </w:delText>
          </w:r>
        </w:del>
      </w:ins>
      <w:ins w:id="1386" w:author="Hoan Ng" w:date="2017-03-20T21:27:00Z">
        <w:del w:id="1387" w:author="Phạm Quang Thịnh" w:date="2019-07-05T21:06:00Z">
          <w:r w:rsidRPr="00D06CD8" w:rsidDel="003D53E4">
            <w:rPr>
              <w:sz w:val="36"/>
            </w:rPr>
            <w:delText>r</w:delText>
          </w:r>
        </w:del>
        <w:del w:id="1388" w:author="Phạm Quang Thịnh" w:date="2019-07-04T20:04:00Z">
          <w:r w:rsidRPr="00D06CD8" w:rsidDel="000F3257">
            <w:rPr>
              <w:sz w:val="36"/>
            </w:rPr>
            <w:delText>a</w:delText>
          </w:r>
        </w:del>
        <w:del w:id="1389" w:author="Phạm Quang Thịnh" w:date="2019-07-05T21:06:00Z">
          <w:r w:rsidRPr="00D06CD8" w:rsidDel="003D53E4">
            <w:rPr>
              <w:sz w:val="36"/>
            </w:rPr>
            <w:delText>ng</w:delText>
          </w:r>
        </w:del>
      </w:ins>
      <w:ins w:id="1390" w:author="Hoan Ng" w:date="2017-03-20T21:26:00Z">
        <w:del w:id="1391" w:author="Phạm Quang Thịnh" w:date="2019-07-05T21:06:00Z">
          <w:r w:rsidRPr="00D06CD8" w:rsidDel="003D53E4">
            <w:rPr>
              <w:sz w:val="36"/>
            </w:rPr>
            <w:delText xml:space="preserve"> </w:delText>
          </w:r>
        </w:del>
      </w:ins>
      <w:ins w:id="1392" w:author="Hoan Ng" w:date="2017-03-20T21:27:00Z">
        <w:del w:id="1393" w:author="Phạm Quang Thịnh" w:date="2019-07-05T21:06:00Z">
          <w:r w:rsidRPr="00D06CD8" w:rsidDel="003D53E4">
            <w:rPr>
              <w:sz w:val="36"/>
            </w:rPr>
            <w:delText>buộc toàn vẹn</w:delText>
          </w:r>
        </w:del>
      </w:ins>
    </w:p>
    <w:p w14:paraId="49308080" w14:textId="26E70110" w:rsidR="007E56BA" w:rsidRPr="00D06CD8" w:rsidDel="008967CF" w:rsidRDefault="007E56BA" w:rsidP="00512934">
      <w:pPr>
        <w:pStyle w:val="Heading1"/>
        <w:rPr>
          <w:ins w:id="1394" w:author="Hoan Ng" w:date="2017-03-20T21:24:00Z"/>
          <w:del w:id="1395" w:author="Hoan Nguyễn Công" w:date="2019-03-26T07:52:00Z"/>
          <w:sz w:val="36"/>
        </w:rPr>
      </w:pPr>
      <w:del w:id="1396" w:author="Hoan Nguyễn Công" w:date="2019-03-26T07:52:00Z">
        <w:r w:rsidRPr="00D06CD8" w:rsidDel="008967CF">
          <w:rPr>
            <w:sz w:val="36"/>
          </w:rPr>
          <w:delText>Thiết kế kiến trúc</w:delText>
        </w:r>
      </w:del>
    </w:p>
    <w:p w14:paraId="78403908" w14:textId="53F1B8E8" w:rsidR="00E62EE1" w:rsidRPr="00D06CD8" w:rsidDel="008967CF" w:rsidRDefault="00E62EE1" w:rsidP="00512934">
      <w:pPr>
        <w:pStyle w:val="Heading1"/>
        <w:rPr>
          <w:ins w:id="1397" w:author="Hoan Ng" w:date="2017-03-20T21:24:00Z"/>
          <w:del w:id="1398" w:author="Hoan Nguyễn Công" w:date="2019-03-26T07:52:00Z"/>
          <w:sz w:val="36"/>
        </w:rPr>
      </w:pPr>
      <w:ins w:id="1399" w:author="Hoan Ng" w:date="2017-03-20T21:24:00Z">
        <w:del w:id="1400" w:author="Hoan Nguyễn Công" w:date="2019-03-26T07:52:00Z">
          <w:r w:rsidRPr="00D06CD8" w:rsidDel="008967CF">
            <w:rPr>
              <w:sz w:val="36"/>
            </w:rPr>
            <w:delText>Mô hỉnh tổng thể kiến trúc</w:delText>
          </w:r>
        </w:del>
      </w:ins>
    </w:p>
    <w:p w14:paraId="386849C4" w14:textId="33BB0631" w:rsidR="00E62EE1" w:rsidRPr="00D06CD8" w:rsidDel="008967CF" w:rsidRDefault="00E62EE1" w:rsidP="00512934">
      <w:pPr>
        <w:pStyle w:val="Heading1"/>
        <w:rPr>
          <w:ins w:id="1401" w:author="Hoan Ng" w:date="2017-03-20T21:24:00Z"/>
          <w:del w:id="1402" w:author="Hoan Nguyễn Công" w:date="2019-03-26T07:52:00Z"/>
          <w:sz w:val="36"/>
        </w:rPr>
      </w:pPr>
      <w:ins w:id="1403" w:author="Hoan Ng" w:date="2017-03-20T21:24:00Z">
        <w:del w:id="1404" w:author="Hoan Nguyễn Công" w:date="2019-03-26T07:52:00Z">
          <w:r w:rsidRPr="00D06CD8" w:rsidDel="008967CF">
            <w:rPr>
              <w:sz w:val="36"/>
            </w:rPr>
            <w:delText xml:space="preserve"> Danh sách các componet/Package</w:delText>
          </w:r>
        </w:del>
      </w:ins>
    </w:p>
    <w:p w14:paraId="31FA8814" w14:textId="1B837816" w:rsidR="00E62EE1" w:rsidRPr="00D06CD8" w:rsidDel="008967CF" w:rsidRDefault="00E62EE1" w:rsidP="00512934">
      <w:pPr>
        <w:pStyle w:val="Heading1"/>
        <w:rPr>
          <w:ins w:id="1405" w:author="Hoan Ng" w:date="2017-03-20T21:24:00Z"/>
          <w:del w:id="1406" w:author="Hoan Nguyễn Công" w:date="2019-03-26T07:52:00Z"/>
          <w:sz w:val="36"/>
        </w:rPr>
      </w:pPr>
      <w:ins w:id="1407" w:author="Hoan Ng" w:date="2017-03-20T21:25:00Z">
        <w:del w:id="1408" w:author="Hoan Nguyễn Công" w:date="2019-03-26T07:52:00Z">
          <w:r w:rsidRPr="00D06CD8" w:rsidDel="008967CF">
            <w:rPr>
              <w:sz w:val="36"/>
            </w:rPr>
            <w:delText xml:space="preserve"> Giải thích tương tác/giao tiếp giữa các components</w:delText>
          </w:r>
        </w:del>
      </w:ins>
    </w:p>
    <w:p w14:paraId="53E57751" w14:textId="7230D7AE" w:rsidR="00E62EE1" w:rsidRPr="00D06CD8" w:rsidDel="008967CF" w:rsidRDefault="00E62EE1" w:rsidP="00512934">
      <w:pPr>
        <w:pStyle w:val="Heading1"/>
        <w:rPr>
          <w:del w:id="1409" w:author="Hoan Nguyễn Công" w:date="2019-03-26T07:52:00Z"/>
          <w:sz w:val="36"/>
        </w:rPr>
      </w:pPr>
    </w:p>
    <w:p w14:paraId="64BE845E" w14:textId="07E1A5F7" w:rsidR="007E56BA" w:rsidRPr="00D06CD8" w:rsidRDefault="007E56BA" w:rsidP="00512934">
      <w:pPr>
        <w:pStyle w:val="Heading1"/>
        <w:rPr>
          <w:sz w:val="36"/>
        </w:rPr>
      </w:pPr>
      <w:del w:id="1410" w:author="Phạm Quang Thịnh" w:date="2019-06-04T13:33:00Z">
        <w:r w:rsidRPr="00D06CD8" w:rsidDel="00512934">
          <w:rPr>
            <w:sz w:val="36"/>
          </w:rPr>
          <w:delText>Chương 4: Cài đặt</w:delText>
        </w:r>
      </w:del>
      <w:bookmarkStart w:id="1411" w:name="_Toc13165972"/>
      <w:ins w:id="1412" w:author="Phạm Quang Thịnh" w:date="2019-06-04T13:35:00Z">
        <w:r w:rsidR="006B0157" w:rsidRPr="00D06CD8">
          <w:rPr>
            <w:sz w:val="36"/>
          </w:rPr>
          <w:t xml:space="preserve">Chương 4: </w:t>
        </w:r>
      </w:ins>
      <w:ins w:id="1413" w:author="Phạm Quang Thịnh" w:date="2019-06-04T13:37:00Z">
        <w:r w:rsidR="006D1D36" w:rsidRPr="00D06CD8">
          <w:rPr>
            <w:sz w:val="36"/>
          </w:rPr>
          <w:t>Cài đặt</w:t>
        </w:r>
      </w:ins>
      <w:bookmarkEnd w:id="1411"/>
    </w:p>
    <w:p w14:paraId="7BE8EA21" w14:textId="66EBC501" w:rsidR="007E56BA" w:rsidRPr="00D06CD8" w:rsidRDefault="007E56BA" w:rsidP="00A35E6C">
      <w:pPr>
        <w:pStyle w:val="Heading2"/>
        <w:numPr>
          <w:ilvl w:val="0"/>
          <w:numId w:val="29"/>
        </w:numPr>
        <w:rPr>
          <w:ins w:id="1414" w:author="Phạm Quang Thịnh" w:date="2019-07-04T20:05:00Z"/>
          <w:sz w:val="28"/>
        </w:rPr>
      </w:pPr>
      <w:bookmarkStart w:id="1415" w:name="_Toc13165973"/>
      <w:r w:rsidRPr="00D06CD8">
        <w:rPr>
          <w:sz w:val="28"/>
        </w:rPr>
        <w:t>Công nghệ sử dụng</w:t>
      </w:r>
      <w:bookmarkEnd w:id="1415"/>
    </w:p>
    <w:p w14:paraId="75BAFE4C" w14:textId="69438EF5" w:rsidR="00867371" w:rsidRPr="00D06CD8" w:rsidRDefault="00867371" w:rsidP="00A35E6C">
      <w:pPr>
        <w:pStyle w:val="ListParagraph"/>
        <w:numPr>
          <w:ilvl w:val="0"/>
          <w:numId w:val="30"/>
        </w:numPr>
        <w:rPr>
          <w:ins w:id="1416" w:author="Phạm Quang Thịnh" w:date="2019-07-04T20:06:00Z"/>
          <w:sz w:val="28"/>
        </w:rPr>
      </w:pPr>
      <w:ins w:id="1417" w:author="Phạm Quang Thịnh" w:date="2019-07-04T20:06:00Z">
        <w:r w:rsidRPr="00D06CD8">
          <w:rPr>
            <w:sz w:val="28"/>
          </w:rPr>
          <w:t>Microsoft SQL Server Management Studio</w:t>
        </w:r>
      </w:ins>
    </w:p>
    <w:p w14:paraId="528DAB87" w14:textId="3347306F" w:rsidR="00867371" w:rsidRPr="00D06CD8" w:rsidRDefault="00867371" w:rsidP="00A35E6C">
      <w:pPr>
        <w:pStyle w:val="ListParagraph"/>
        <w:numPr>
          <w:ilvl w:val="0"/>
          <w:numId w:val="30"/>
        </w:numPr>
        <w:rPr>
          <w:sz w:val="28"/>
        </w:rPr>
      </w:pPr>
      <w:ins w:id="1418" w:author="Phạm Quang Thịnh" w:date="2019-07-04T20:06:00Z">
        <w:r w:rsidRPr="00D06CD8">
          <w:rPr>
            <w:sz w:val="28"/>
          </w:rPr>
          <w:t xml:space="preserve">Microsoft </w:t>
        </w:r>
      </w:ins>
      <w:ins w:id="1419" w:author="Phạm Quang Thịnh" w:date="2019-07-04T20:07:00Z">
        <w:r w:rsidR="00244AFB" w:rsidRPr="00D06CD8">
          <w:rPr>
            <w:sz w:val="28"/>
          </w:rPr>
          <w:t>Visual Studio 2017-2019</w:t>
        </w:r>
      </w:ins>
    </w:p>
    <w:p w14:paraId="4D19EBCA" w14:textId="2D93C7D1" w:rsidR="00D13937" w:rsidRPr="00D06CD8" w:rsidRDefault="00D13937" w:rsidP="00A35E6C">
      <w:pPr>
        <w:pStyle w:val="ListParagraph"/>
        <w:numPr>
          <w:ilvl w:val="0"/>
          <w:numId w:val="30"/>
        </w:numPr>
        <w:rPr>
          <w:sz w:val="28"/>
        </w:rPr>
      </w:pPr>
      <w:r w:rsidRPr="00D06CD8">
        <w:rPr>
          <w:sz w:val="28"/>
        </w:rPr>
        <w:t>Mô hình kiến trúc 3 lớp</w:t>
      </w:r>
    </w:p>
    <w:p w14:paraId="2A78B8B3" w14:textId="742ECD5F" w:rsidR="00E21DF8" w:rsidRPr="00D06CD8" w:rsidRDefault="00E21DF8" w:rsidP="00E21DF8">
      <w:pPr>
        <w:pStyle w:val="ListParagraph"/>
        <w:jc w:val="both"/>
        <w:rPr>
          <w:sz w:val="28"/>
        </w:rPr>
      </w:pPr>
      <w:r w:rsidRPr="00D06CD8">
        <w:rPr>
          <w:noProof/>
          <w:sz w:val="24"/>
        </w:rPr>
        <w:drawing>
          <wp:anchor distT="0" distB="0" distL="114300" distR="114300" simplePos="0" relativeHeight="251675648" behindDoc="0" locked="0" layoutInCell="1" allowOverlap="1" wp14:anchorId="5259A804" wp14:editId="6E9C37CF">
            <wp:simplePos x="0" y="0"/>
            <wp:positionH relativeFrom="column">
              <wp:posOffset>514350</wp:posOffset>
            </wp:positionH>
            <wp:positionV relativeFrom="paragraph">
              <wp:posOffset>8890</wp:posOffset>
            </wp:positionV>
            <wp:extent cx="2343150" cy="4201511"/>
            <wp:effectExtent l="0" t="0" r="0" b="889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20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8BA7D" w14:textId="77777777" w:rsidR="00E21DF8" w:rsidRPr="00D06CD8" w:rsidRDefault="00E21DF8" w:rsidP="00E21DF8">
      <w:pPr>
        <w:pStyle w:val="ListParagraph"/>
        <w:jc w:val="both"/>
        <w:rPr>
          <w:sz w:val="28"/>
        </w:rPr>
      </w:pPr>
    </w:p>
    <w:p w14:paraId="6250FA76" w14:textId="5D47C333" w:rsidR="00E21DF8" w:rsidRPr="00D06CD8" w:rsidRDefault="00E21DF8" w:rsidP="00E21DF8">
      <w:pPr>
        <w:pStyle w:val="ListParagraph"/>
        <w:jc w:val="both"/>
        <w:rPr>
          <w:sz w:val="28"/>
        </w:rPr>
      </w:pPr>
    </w:p>
    <w:p w14:paraId="729A1F6E" w14:textId="69336822" w:rsidR="00E21DF8" w:rsidRPr="00D06CD8" w:rsidRDefault="00E21DF8" w:rsidP="00E21DF8">
      <w:pPr>
        <w:pStyle w:val="ListParagraph"/>
        <w:jc w:val="both"/>
        <w:rPr>
          <w:sz w:val="28"/>
        </w:rPr>
      </w:pPr>
    </w:p>
    <w:p w14:paraId="59B7BDE5" w14:textId="092D68BD" w:rsidR="00E21DF8" w:rsidRPr="00D06CD8" w:rsidRDefault="00167B34" w:rsidP="00E21DF8">
      <w:pPr>
        <w:pStyle w:val="ListParagraph"/>
        <w:jc w:val="both"/>
        <w:rPr>
          <w:b/>
          <w:sz w:val="28"/>
        </w:rPr>
      </w:pPr>
      <w:r w:rsidRPr="00D06CD8">
        <w:rPr>
          <w:b/>
          <w:sz w:val="28"/>
        </w:rPr>
        <w:t>Tầng GUI:</w:t>
      </w:r>
      <w:r w:rsidR="00E21DF8" w:rsidRPr="00D06CD8">
        <w:rPr>
          <w:b/>
          <w:sz w:val="28"/>
        </w:rPr>
        <w:t xml:space="preserve"> </w:t>
      </w:r>
    </w:p>
    <w:p w14:paraId="33F3CE82" w14:textId="777F36D6" w:rsidR="00E21DF8" w:rsidRPr="00D06CD8" w:rsidRDefault="00051EB2" w:rsidP="00E21DF8">
      <w:pPr>
        <w:pStyle w:val="ListParagraph"/>
        <w:numPr>
          <w:ilvl w:val="0"/>
          <w:numId w:val="30"/>
        </w:numPr>
        <w:rPr>
          <w:sz w:val="28"/>
        </w:rPr>
      </w:pPr>
      <w:r w:rsidRPr="00D06CD8">
        <w:rPr>
          <w:sz w:val="28"/>
        </w:rPr>
        <w:t xml:space="preserve">Là lớp giao tiếp với người dùng, chứa các thành phần giao diện như textbox, button, </w:t>
      </w:r>
      <w:proofErr w:type="gramStart"/>
      <w:r w:rsidRPr="00D06CD8">
        <w:rPr>
          <w:sz w:val="28"/>
        </w:rPr>
        <w:t>datagrid,…</w:t>
      </w:r>
      <w:proofErr w:type="gramEnd"/>
    </w:p>
    <w:p w14:paraId="7879A52F" w14:textId="3AE73531" w:rsidR="00051EB2" w:rsidRPr="00D06CD8" w:rsidRDefault="00705F13" w:rsidP="00705F13">
      <w:pPr>
        <w:pStyle w:val="ListParagraph"/>
        <w:rPr>
          <w:b/>
          <w:sz w:val="28"/>
        </w:rPr>
      </w:pPr>
      <w:r w:rsidRPr="00D06CD8">
        <w:rPr>
          <w:b/>
          <w:sz w:val="28"/>
        </w:rPr>
        <w:t>Tầng BUS:</w:t>
      </w:r>
    </w:p>
    <w:p w14:paraId="52F05E69" w14:textId="52B3C365" w:rsidR="00705F13" w:rsidRPr="00D06CD8" w:rsidRDefault="00E02CC6" w:rsidP="00705F13">
      <w:pPr>
        <w:pStyle w:val="ListParagraph"/>
        <w:numPr>
          <w:ilvl w:val="0"/>
          <w:numId w:val="30"/>
        </w:numPr>
        <w:rPr>
          <w:sz w:val="28"/>
        </w:rPr>
      </w:pPr>
      <w:r w:rsidRPr="00D06CD8">
        <w:rPr>
          <w:sz w:val="28"/>
        </w:rPr>
        <w:t xml:space="preserve">Là nơi thực hiện các chức năng nghiệp vụ của phần mềm, </w:t>
      </w:r>
      <w:r w:rsidR="001B322F" w:rsidRPr="00D06CD8">
        <w:rPr>
          <w:sz w:val="28"/>
        </w:rPr>
        <w:t xml:space="preserve">xử lý luồng dữ liệu từ tầng GUI </w:t>
      </w:r>
      <w:r w:rsidRPr="00D06CD8">
        <w:rPr>
          <w:sz w:val="28"/>
        </w:rPr>
        <w:t>đồng thời kiểm tra các ràng buộc của trường dữ liệu</w:t>
      </w:r>
      <w:r w:rsidR="000844FB" w:rsidRPr="00D06CD8">
        <w:rPr>
          <w:sz w:val="28"/>
        </w:rPr>
        <w:t xml:space="preserve">, </w:t>
      </w:r>
      <w:r w:rsidR="001B322F" w:rsidRPr="00D06CD8">
        <w:rPr>
          <w:sz w:val="28"/>
        </w:rPr>
        <w:t>trước khi đưa xuống tầng DATA</w:t>
      </w:r>
    </w:p>
    <w:p w14:paraId="555BED88" w14:textId="76F45818" w:rsidR="001B322F" w:rsidRPr="00D06CD8" w:rsidRDefault="001B322F" w:rsidP="001B322F">
      <w:pPr>
        <w:pStyle w:val="ListParagraph"/>
        <w:rPr>
          <w:b/>
          <w:sz w:val="28"/>
        </w:rPr>
      </w:pPr>
      <w:r w:rsidRPr="00D06CD8">
        <w:rPr>
          <w:b/>
          <w:sz w:val="28"/>
        </w:rPr>
        <w:t>Tầng DATA:</w:t>
      </w:r>
    </w:p>
    <w:p w14:paraId="3B34A354" w14:textId="4DA43E47" w:rsidR="00E21DF8" w:rsidRPr="00B7275B" w:rsidRDefault="001B322F" w:rsidP="00B7275B">
      <w:pPr>
        <w:pStyle w:val="ListParagraph"/>
        <w:numPr>
          <w:ilvl w:val="0"/>
          <w:numId w:val="30"/>
        </w:numPr>
        <w:rPr>
          <w:sz w:val="28"/>
        </w:rPr>
      </w:pPr>
      <w:r w:rsidRPr="00D06CD8">
        <w:rPr>
          <w:sz w:val="28"/>
        </w:rPr>
        <w:t xml:space="preserve">Là nơi </w:t>
      </w:r>
      <w:r w:rsidR="00505D24" w:rsidRPr="00D06CD8">
        <w:rPr>
          <w:sz w:val="28"/>
        </w:rPr>
        <w:t>phần mềm thao tác với CSDL,</w:t>
      </w:r>
      <w:r w:rsidR="00FB4293" w:rsidRPr="00D06CD8">
        <w:rPr>
          <w:sz w:val="28"/>
        </w:rPr>
        <w:t xml:space="preserve"> </w:t>
      </w:r>
      <w:r w:rsidR="00873F46" w:rsidRPr="00D06CD8">
        <w:rPr>
          <w:sz w:val="28"/>
        </w:rPr>
        <w:t>thực hiện các công việc</w:t>
      </w:r>
      <w:r w:rsidR="00BA630D" w:rsidRPr="00D06CD8">
        <w:rPr>
          <w:sz w:val="28"/>
        </w:rPr>
        <w:t xml:space="preserve"> như </w:t>
      </w:r>
      <w:r w:rsidR="00E21DF8" w:rsidRPr="00D06CD8">
        <w:rPr>
          <w:sz w:val="28"/>
        </w:rPr>
        <w:t>cập nhật và truy vấn CSDL</w:t>
      </w:r>
    </w:p>
    <w:p w14:paraId="1925F14D" w14:textId="27D73DC6" w:rsidR="003E5266" w:rsidRPr="00D06CD8" w:rsidRDefault="007E56BA" w:rsidP="003E5266">
      <w:pPr>
        <w:pStyle w:val="Heading2"/>
        <w:numPr>
          <w:ilvl w:val="0"/>
          <w:numId w:val="29"/>
        </w:numPr>
        <w:rPr>
          <w:ins w:id="1420" w:author="Hứa Văn Tuấn Anh" w:date="2019-07-05T23:07:00Z"/>
          <w:sz w:val="28"/>
        </w:rPr>
      </w:pPr>
      <w:bookmarkStart w:id="1421" w:name="_Toc13165974"/>
      <w:r w:rsidRPr="00D06CD8">
        <w:rPr>
          <w:sz w:val="28"/>
        </w:rPr>
        <w:t>Vấn đề khi cài đặt</w:t>
      </w:r>
      <w:bookmarkEnd w:id="1421"/>
    </w:p>
    <w:p w14:paraId="53B18E34" w14:textId="48956092" w:rsidR="003E5266" w:rsidRPr="00D06CD8" w:rsidRDefault="003E5266" w:rsidP="003E5266">
      <w:pPr>
        <w:pStyle w:val="ListParagraph"/>
        <w:numPr>
          <w:ilvl w:val="0"/>
          <w:numId w:val="103"/>
        </w:numPr>
        <w:rPr>
          <w:sz w:val="28"/>
          <w:lang w:val="vi-VN"/>
        </w:rPr>
      </w:pPr>
      <w:r w:rsidRPr="00D06CD8">
        <w:rPr>
          <w:sz w:val="28"/>
        </w:rPr>
        <w:t xml:space="preserve">Phải tạo CSDL </w:t>
      </w:r>
      <w:r w:rsidR="00691347" w:rsidRPr="00D06CD8">
        <w:rPr>
          <w:sz w:val="28"/>
        </w:rPr>
        <w:t xml:space="preserve">thủ công </w:t>
      </w:r>
      <w:r w:rsidRPr="00D06CD8">
        <w:rPr>
          <w:sz w:val="28"/>
        </w:rPr>
        <w:t>bằng cách chạy command:</w:t>
      </w:r>
    </w:p>
    <w:p w14:paraId="79C4CB5E" w14:textId="23310DFF" w:rsidR="003E5266" w:rsidRPr="00D06CD8" w:rsidRDefault="00795B2D" w:rsidP="003E5266">
      <w:pPr>
        <w:pStyle w:val="ListParagraph"/>
        <w:numPr>
          <w:ilvl w:val="1"/>
          <w:numId w:val="103"/>
        </w:numPr>
        <w:rPr>
          <w:ins w:id="1422" w:author="Hứa Văn Tuấn Anh" w:date="2019-07-05T23:09:00Z"/>
          <w:sz w:val="28"/>
          <w:lang w:val="vi-VN"/>
        </w:rPr>
      </w:pPr>
      <w:ins w:id="1423" w:author="Hứa Văn Tuấn Anh" w:date="2019-07-05T23:08:00Z">
        <w:r w:rsidRPr="00D06CD8">
          <w:rPr>
            <w:sz w:val="28"/>
            <w:lang w:val="vi-VN"/>
          </w:rPr>
          <w:t>Mở và edit createDBQL</w:t>
        </w:r>
      </w:ins>
      <w:r w:rsidR="00691347" w:rsidRPr="00D06CD8">
        <w:rPr>
          <w:sz w:val="28"/>
          <w:lang w:val="vi-VN"/>
        </w:rPr>
        <w:t>NH</w:t>
      </w:r>
      <w:ins w:id="1424" w:author="Hứa Văn Tuấn Anh" w:date="2019-07-05T23:08:00Z">
        <w:r w:rsidRPr="00D06CD8">
          <w:rPr>
            <w:sz w:val="28"/>
            <w:lang w:val="vi-VN"/>
          </w:rPr>
          <w:t>.cmd đổi ‘</w:t>
        </w:r>
      </w:ins>
      <w:ins w:id="1425" w:author="Hứa Văn Tuấn Anh" w:date="2019-07-05T23:09:00Z">
        <w:r w:rsidRPr="00D06CD8">
          <w:rPr>
            <w:sz w:val="28"/>
            <w:lang w:val="vi-VN"/>
          </w:rPr>
          <w:t>TUAN-ANH’ thành tên server của máy chạy thử</w:t>
        </w:r>
      </w:ins>
    </w:p>
    <w:p w14:paraId="34E09AD4" w14:textId="4F99954A" w:rsidR="003E5266" w:rsidRPr="00D06CD8" w:rsidRDefault="00795B2D" w:rsidP="003E5266">
      <w:pPr>
        <w:pStyle w:val="ListParagraph"/>
        <w:numPr>
          <w:ilvl w:val="1"/>
          <w:numId w:val="103"/>
        </w:numPr>
        <w:rPr>
          <w:sz w:val="28"/>
          <w:lang w:val="vi-VN"/>
          <w:rPrChange w:id="1426" w:author="Hứa Văn Tuấn Anh" w:date="2019-07-05T23:07:00Z">
            <w:rPr/>
          </w:rPrChange>
        </w:rPr>
      </w:pPr>
      <w:ins w:id="1427" w:author="Hứa Văn Tuấn Anh" w:date="2019-07-05T23:09:00Z">
        <w:r w:rsidRPr="00D06CD8">
          <w:rPr>
            <w:sz w:val="28"/>
            <w:lang w:val="vi-VN"/>
          </w:rPr>
          <w:t xml:space="preserve">Lưu, đóng và chạy file cmd </w:t>
        </w:r>
      </w:ins>
    </w:p>
    <w:p w14:paraId="70D3C04D" w14:textId="4DC3FD42" w:rsidR="00AD5EF3" w:rsidRPr="00D06CD8" w:rsidRDefault="007E56BA">
      <w:pPr>
        <w:pStyle w:val="Heading2"/>
        <w:numPr>
          <w:ilvl w:val="0"/>
          <w:numId w:val="29"/>
        </w:numPr>
        <w:rPr>
          <w:sz w:val="28"/>
          <w:lang w:val="vi-VN"/>
          <w:rPrChange w:id="1428" w:author="Phạm Quang Thịnh" w:date="2019-07-06T00:44:00Z">
            <w:rPr/>
          </w:rPrChange>
        </w:rPr>
      </w:pPr>
      <w:bookmarkStart w:id="1429" w:name="_Toc13165975"/>
      <w:r w:rsidRPr="00D06CD8">
        <w:rPr>
          <w:sz w:val="28"/>
          <w:lang w:val="vi-VN"/>
          <w:rPrChange w:id="1430" w:author="Phạm Quang Thịnh" w:date="2019-07-05T23:30:00Z">
            <w:rPr/>
          </w:rPrChange>
        </w:rPr>
        <w:t>Mô tả giải pháp &amp; kỹ thuật</w:t>
      </w:r>
      <w:bookmarkEnd w:id="1429"/>
    </w:p>
    <w:p w14:paraId="16C78CEB" w14:textId="13DB8C46" w:rsidR="009269E2" w:rsidRPr="00D06CD8" w:rsidRDefault="007E56BA" w:rsidP="00C814E6">
      <w:pPr>
        <w:pStyle w:val="Heading1"/>
        <w:rPr>
          <w:ins w:id="1431" w:author="Phạm Quang Thịnh" w:date="2019-07-05T22:01:00Z"/>
          <w:sz w:val="36"/>
        </w:rPr>
      </w:pPr>
      <w:bookmarkStart w:id="1432" w:name="_Toc13165976"/>
      <w:r w:rsidRPr="00D06CD8">
        <w:rPr>
          <w:sz w:val="36"/>
        </w:rPr>
        <w:t>Chương 5: Kiểm thử</w:t>
      </w:r>
      <w:bookmarkEnd w:id="1432"/>
    </w:p>
    <w:tbl>
      <w:tblPr>
        <w:tblStyle w:val="PlainTable1"/>
        <w:tblpPr w:leftFromText="180" w:rightFromText="180" w:vertAnchor="text" w:horzAnchor="margin" w:tblpY="616"/>
        <w:tblW w:w="0" w:type="auto"/>
        <w:tblLook w:val="04A0" w:firstRow="1" w:lastRow="0" w:firstColumn="1" w:lastColumn="0" w:noHBand="0" w:noVBand="1"/>
      </w:tblPr>
      <w:tblGrid>
        <w:gridCol w:w="8365"/>
        <w:gridCol w:w="985"/>
      </w:tblGrid>
      <w:tr w:rsidR="00C814E6" w:rsidRPr="00D06CD8" w14:paraId="1B71C9F1" w14:textId="77777777" w:rsidTr="001555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433" w:author="Phạm Quang Thịnh" w:date="2019-07-05T22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5" w:type="dxa"/>
          </w:tcPr>
          <w:p w14:paraId="071F7EF2" w14:textId="77777777" w:rsidR="00C814E6" w:rsidRPr="00D06CD8" w:rsidRDefault="00C814E6" w:rsidP="0015558D">
            <w:pPr>
              <w:rPr>
                <w:ins w:id="1434" w:author="Phạm Quang Thịnh" w:date="2019-07-05T22:01:00Z"/>
                <w:b w:val="0"/>
                <w:sz w:val="24"/>
              </w:rPr>
            </w:pPr>
            <w:ins w:id="1435" w:author="Phạm Quang Thịnh" w:date="2019-07-05T22:01:00Z">
              <w:r w:rsidRPr="00D06CD8">
                <w:rPr>
                  <w:b w:val="0"/>
                  <w:sz w:val="28"/>
                </w:rPr>
                <w:t>Items</w:t>
              </w:r>
            </w:ins>
          </w:p>
        </w:tc>
        <w:tc>
          <w:tcPr>
            <w:tcW w:w="985" w:type="dxa"/>
          </w:tcPr>
          <w:p w14:paraId="5E55C4F5" w14:textId="77777777" w:rsidR="00C814E6" w:rsidRPr="00D06CD8" w:rsidRDefault="00C814E6" w:rsidP="001555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436" w:author="Phạm Quang Thịnh" w:date="2019-07-05T22:01:00Z"/>
                <w:b w:val="0"/>
                <w:sz w:val="24"/>
              </w:rPr>
            </w:pPr>
            <w:ins w:id="1437" w:author="Phạm Quang Thịnh" w:date="2019-07-05T22:01:00Z">
              <w:r w:rsidRPr="00D06CD8">
                <w:rPr>
                  <w:b w:val="0"/>
                  <w:sz w:val="28"/>
                </w:rPr>
                <w:t>Check</w:t>
              </w:r>
            </w:ins>
          </w:p>
        </w:tc>
      </w:tr>
      <w:tr w:rsidR="00C814E6" w:rsidRPr="00D06CD8" w14:paraId="7F7C21AE" w14:textId="77777777" w:rsidTr="001555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438" w:author="Phạm Quang Thịnh" w:date="2019-07-05T22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5" w:type="dxa"/>
          </w:tcPr>
          <w:p w14:paraId="775CDB58" w14:textId="77777777" w:rsidR="00C814E6" w:rsidRPr="00D06CD8" w:rsidRDefault="00C814E6" w:rsidP="0015558D">
            <w:pPr>
              <w:rPr>
                <w:ins w:id="1439" w:author="Phạm Quang Thịnh" w:date="2019-07-05T22:01:00Z"/>
                <w:b w:val="0"/>
                <w:sz w:val="28"/>
              </w:rPr>
            </w:pPr>
            <w:ins w:id="1440" w:author="Phạm Quang Thịnh" w:date="2019-07-05T22:01:00Z">
              <w:r w:rsidRPr="00D06CD8">
                <w:rPr>
                  <w:b w:val="0"/>
                  <w:sz w:val="28"/>
                </w:rPr>
                <w:t>Database</w:t>
              </w:r>
            </w:ins>
          </w:p>
        </w:tc>
        <w:tc>
          <w:tcPr>
            <w:tcW w:w="985" w:type="dxa"/>
          </w:tcPr>
          <w:p w14:paraId="4057B308" w14:textId="753B7CD3" w:rsidR="00C814E6" w:rsidRPr="00D06CD8" w:rsidRDefault="00C814E6" w:rsidP="001555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41" w:author="Phạm Quang Thịnh" w:date="2019-07-05T22:01:00Z"/>
                <w:b/>
                <w:sz w:val="28"/>
                <w:lang w:val="vi-VN"/>
                <w:rPrChange w:id="1442" w:author="Hứa Văn Tuấn Anh" w:date="2019-07-05T23:11:00Z">
                  <w:rPr>
                    <w:ins w:id="1443" w:author="Phạm Quang Thịnh" w:date="2019-07-05T22:01:00Z"/>
                    <w:b/>
                    <w:sz w:val="24"/>
                  </w:rPr>
                </w:rPrChange>
              </w:rPr>
            </w:pPr>
          </w:p>
        </w:tc>
      </w:tr>
      <w:tr w:rsidR="00C814E6" w:rsidRPr="00D06CD8" w14:paraId="62E61C0B" w14:textId="77777777" w:rsidTr="0015558D">
        <w:trPr>
          <w:ins w:id="1444" w:author="Phạm Quang Thịnh" w:date="2019-07-05T22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5" w:type="dxa"/>
          </w:tcPr>
          <w:p w14:paraId="58250001" w14:textId="77777777" w:rsidR="00C814E6" w:rsidRPr="00D06CD8" w:rsidRDefault="00C814E6" w:rsidP="00C814E6">
            <w:pPr>
              <w:pStyle w:val="ListParagraph"/>
              <w:numPr>
                <w:ilvl w:val="0"/>
                <w:numId w:val="67"/>
              </w:numPr>
              <w:rPr>
                <w:ins w:id="1445" w:author="Phạm Quang Thịnh" w:date="2019-07-05T22:01:00Z"/>
                <w:sz w:val="28"/>
              </w:rPr>
            </w:pPr>
            <w:ins w:id="1446" w:author="Phạm Quang Thịnh" w:date="2019-07-05T22:01:00Z">
              <w:r w:rsidRPr="00D06CD8">
                <w:rPr>
                  <w:sz w:val="24"/>
                </w:rPr>
                <w:t>Dựa trên ERD</w:t>
              </w:r>
            </w:ins>
          </w:p>
        </w:tc>
        <w:tc>
          <w:tcPr>
            <w:tcW w:w="985" w:type="dxa"/>
          </w:tcPr>
          <w:p w14:paraId="1E7E0081" w14:textId="4F47D97E" w:rsidR="00C814E6" w:rsidRPr="00D06CD8" w:rsidRDefault="00795B2D" w:rsidP="0015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447" w:author="Phạm Quang Thịnh" w:date="2019-07-05T22:01:00Z"/>
                <w:b/>
                <w:sz w:val="28"/>
                <w:lang w:val="vi-VN"/>
                <w:rPrChange w:id="1448" w:author="Hứa Văn Tuấn Anh" w:date="2019-07-05T23:11:00Z">
                  <w:rPr>
                    <w:ins w:id="1449" w:author="Phạm Quang Thịnh" w:date="2019-07-05T22:01:00Z"/>
                    <w:b/>
                    <w:sz w:val="24"/>
                  </w:rPr>
                </w:rPrChange>
              </w:rPr>
            </w:pPr>
            <w:ins w:id="1450" w:author="Hứa Văn Tuấn Anh" w:date="2019-07-05T23:11:00Z">
              <w:r w:rsidRPr="00D06CD8">
                <w:rPr>
                  <w:b/>
                  <w:sz w:val="28"/>
                  <w:lang w:val="vi-VN"/>
                </w:rPr>
                <w:t>*</w:t>
              </w:r>
            </w:ins>
          </w:p>
        </w:tc>
      </w:tr>
      <w:tr w:rsidR="00C814E6" w:rsidRPr="00D06CD8" w14:paraId="524AC2A0" w14:textId="77777777" w:rsidTr="001555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451" w:author="Phạm Quang Thịnh" w:date="2019-07-05T22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5" w:type="dxa"/>
          </w:tcPr>
          <w:p w14:paraId="30CEC144" w14:textId="77777777" w:rsidR="00C814E6" w:rsidRPr="00D06CD8" w:rsidRDefault="00C814E6" w:rsidP="00C814E6">
            <w:pPr>
              <w:pStyle w:val="ListParagraph"/>
              <w:numPr>
                <w:ilvl w:val="0"/>
                <w:numId w:val="66"/>
              </w:numPr>
              <w:rPr>
                <w:ins w:id="1452" w:author="Phạm Quang Thịnh" w:date="2019-07-05T22:01:00Z"/>
                <w:sz w:val="24"/>
              </w:rPr>
            </w:pPr>
            <w:ins w:id="1453" w:author="Phạm Quang Thịnh" w:date="2019-07-05T22:01:00Z">
              <w:r w:rsidRPr="00D06CD8">
                <w:rPr>
                  <w:sz w:val="24"/>
                </w:rPr>
                <w:t>Kiểm tra khóa chính, khóa ngoại</w:t>
              </w:r>
            </w:ins>
          </w:p>
        </w:tc>
        <w:tc>
          <w:tcPr>
            <w:tcW w:w="985" w:type="dxa"/>
          </w:tcPr>
          <w:p w14:paraId="06D91D6E" w14:textId="5C825DB3" w:rsidR="00C814E6" w:rsidRPr="00D06CD8" w:rsidRDefault="00795B2D" w:rsidP="001555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54" w:author="Phạm Quang Thịnh" w:date="2019-07-05T22:01:00Z"/>
                <w:sz w:val="24"/>
                <w:lang w:val="vi-VN"/>
                <w:rPrChange w:id="1455" w:author="Hứa Văn Tuấn Anh" w:date="2019-07-05T23:11:00Z">
                  <w:rPr>
                    <w:ins w:id="1456" w:author="Phạm Quang Thịnh" w:date="2019-07-05T22:01:00Z"/>
                  </w:rPr>
                </w:rPrChange>
              </w:rPr>
            </w:pPr>
            <w:ins w:id="1457" w:author="Hứa Văn Tuấn Anh" w:date="2019-07-05T23:11:00Z">
              <w:r w:rsidRPr="00D06CD8">
                <w:rPr>
                  <w:sz w:val="24"/>
                  <w:lang w:val="vi-VN"/>
                </w:rPr>
                <w:t>*</w:t>
              </w:r>
            </w:ins>
          </w:p>
        </w:tc>
      </w:tr>
      <w:tr w:rsidR="00C814E6" w:rsidRPr="00D06CD8" w14:paraId="5694F15D" w14:textId="77777777" w:rsidTr="0015558D">
        <w:trPr>
          <w:ins w:id="1458" w:author="Phạm Quang Thịnh" w:date="2019-07-05T22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5" w:type="dxa"/>
          </w:tcPr>
          <w:p w14:paraId="191960C6" w14:textId="77777777" w:rsidR="00C814E6" w:rsidRPr="00D06CD8" w:rsidRDefault="00C814E6" w:rsidP="00C814E6">
            <w:pPr>
              <w:pStyle w:val="ListParagraph"/>
              <w:numPr>
                <w:ilvl w:val="0"/>
                <w:numId w:val="66"/>
              </w:numPr>
              <w:rPr>
                <w:ins w:id="1459" w:author="Phạm Quang Thịnh" w:date="2019-07-05T22:01:00Z"/>
                <w:sz w:val="24"/>
              </w:rPr>
            </w:pPr>
            <w:ins w:id="1460" w:author="Phạm Quang Thịnh" w:date="2019-07-05T22:01:00Z">
              <w:r w:rsidRPr="00D06CD8">
                <w:rPr>
                  <w:sz w:val="24"/>
                </w:rPr>
                <w:t>Kiểm tra ràng buộc</w:t>
              </w:r>
            </w:ins>
          </w:p>
        </w:tc>
        <w:tc>
          <w:tcPr>
            <w:tcW w:w="985" w:type="dxa"/>
          </w:tcPr>
          <w:p w14:paraId="7DA24DF0" w14:textId="126F8C58" w:rsidR="00C814E6" w:rsidRPr="00D06CD8" w:rsidRDefault="00795B2D" w:rsidP="0015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461" w:author="Phạm Quang Thịnh" w:date="2019-07-05T22:01:00Z"/>
                <w:sz w:val="24"/>
                <w:lang w:val="vi-VN"/>
                <w:rPrChange w:id="1462" w:author="Hứa Văn Tuấn Anh" w:date="2019-07-05T23:11:00Z">
                  <w:rPr>
                    <w:ins w:id="1463" w:author="Phạm Quang Thịnh" w:date="2019-07-05T22:01:00Z"/>
                  </w:rPr>
                </w:rPrChange>
              </w:rPr>
            </w:pPr>
            <w:ins w:id="1464" w:author="Hứa Văn Tuấn Anh" w:date="2019-07-05T23:11:00Z">
              <w:r w:rsidRPr="00D06CD8">
                <w:rPr>
                  <w:sz w:val="24"/>
                  <w:lang w:val="vi-VN"/>
                </w:rPr>
                <w:t>*</w:t>
              </w:r>
            </w:ins>
          </w:p>
        </w:tc>
      </w:tr>
      <w:tr w:rsidR="00C814E6" w:rsidRPr="00D06CD8" w14:paraId="60302030" w14:textId="77777777" w:rsidTr="001555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465" w:author="Phạm Quang Thịnh" w:date="2019-07-05T22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5" w:type="dxa"/>
          </w:tcPr>
          <w:p w14:paraId="2AFC5C52" w14:textId="77777777" w:rsidR="00C814E6" w:rsidRPr="00D06CD8" w:rsidRDefault="00C814E6" w:rsidP="00C814E6">
            <w:pPr>
              <w:pStyle w:val="ListParagraph"/>
              <w:numPr>
                <w:ilvl w:val="0"/>
                <w:numId w:val="66"/>
              </w:numPr>
              <w:rPr>
                <w:ins w:id="1466" w:author="Phạm Quang Thịnh" w:date="2019-07-05T22:01:00Z"/>
                <w:sz w:val="24"/>
              </w:rPr>
            </w:pPr>
            <w:ins w:id="1467" w:author="Phạm Quang Thịnh" w:date="2019-07-05T22:01:00Z">
              <w:r w:rsidRPr="00D06CD8">
                <w:rPr>
                  <w:sz w:val="24"/>
                </w:rPr>
                <w:t>Kiểm tra kiểu dữ liệu của thuộc tính</w:t>
              </w:r>
            </w:ins>
          </w:p>
        </w:tc>
        <w:tc>
          <w:tcPr>
            <w:tcW w:w="985" w:type="dxa"/>
          </w:tcPr>
          <w:p w14:paraId="2E6E7FF8" w14:textId="5C67D014" w:rsidR="00C814E6" w:rsidRPr="00D06CD8" w:rsidRDefault="00795B2D" w:rsidP="001555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68" w:author="Phạm Quang Thịnh" w:date="2019-07-05T22:01:00Z"/>
                <w:sz w:val="24"/>
                <w:lang w:val="vi-VN"/>
                <w:rPrChange w:id="1469" w:author="Hứa Văn Tuấn Anh" w:date="2019-07-05T23:11:00Z">
                  <w:rPr>
                    <w:ins w:id="1470" w:author="Phạm Quang Thịnh" w:date="2019-07-05T22:01:00Z"/>
                  </w:rPr>
                </w:rPrChange>
              </w:rPr>
            </w:pPr>
            <w:ins w:id="1471" w:author="Hứa Văn Tuấn Anh" w:date="2019-07-05T23:11:00Z">
              <w:r w:rsidRPr="00D06CD8">
                <w:rPr>
                  <w:sz w:val="24"/>
                  <w:lang w:val="vi-VN"/>
                </w:rPr>
                <w:t>*</w:t>
              </w:r>
            </w:ins>
          </w:p>
        </w:tc>
      </w:tr>
      <w:tr w:rsidR="00C814E6" w:rsidRPr="00D06CD8" w14:paraId="77B18404" w14:textId="77777777" w:rsidTr="0015558D">
        <w:trPr>
          <w:ins w:id="1472" w:author="Phạm Quang Thịnh" w:date="2019-07-05T22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5" w:type="dxa"/>
          </w:tcPr>
          <w:p w14:paraId="314FBC23" w14:textId="77777777" w:rsidR="00C814E6" w:rsidRPr="00D06CD8" w:rsidRDefault="00C814E6" w:rsidP="00C814E6">
            <w:pPr>
              <w:pStyle w:val="ListParagraph"/>
              <w:numPr>
                <w:ilvl w:val="0"/>
                <w:numId w:val="66"/>
              </w:numPr>
              <w:rPr>
                <w:ins w:id="1473" w:author="Phạm Quang Thịnh" w:date="2019-07-05T22:01:00Z"/>
                <w:sz w:val="24"/>
              </w:rPr>
            </w:pPr>
            <w:ins w:id="1474" w:author="Phạm Quang Thịnh" w:date="2019-07-05T22:01:00Z">
              <w:r w:rsidRPr="00D06CD8">
                <w:rPr>
                  <w:sz w:val="24"/>
                </w:rPr>
                <w:t>Kiểm tra mối quan hệ</w:t>
              </w:r>
            </w:ins>
          </w:p>
        </w:tc>
        <w:tc>
          <w:tcPr>
            <w:tcW w:w="985" w:type="dxa"/>
          </w:tcPr>
          <w:p w14:paraId="5AF1575D" w14:textId="15A66D61" w:rsidR="00C814E6" w:rsidRPr="00D06CD8" w:rsidRDefault="00795B2D" w:rsidP="0015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475" w:author="Phạm Quang Thịnh" w:date="2019-07-05T22:01:00Z"/>
                <w:sz w:val="24"/>
                <w:lang w:val="vi-VN"/>
                <w:rPrChange w:id="1476" w:author="Hứa Văn Tuấn Anh" w:date="2019-07-05T23:11:00Z">
                  <w:rPr>
                    <w:ins w:id="1477" w:author="Phạm Quang Thịnh" w:date="2019-07-05T22:01:00Z"/>
                  </w:rPr>
                </w:rPrChange>
              </w:rPr>
            </w:pPr>
            <w:ins w:id="1478" w:author="Hứa Văn Tuấn Anh" w:date="2019-07-05T23:11:00Z">
              <w:r w:rsidRPr="00D06CD8">
                <w:rPr>
                  <w:sz w:val="24"/>
                  <w:lang w:val="vi-VN"/>
                </w:rPr>
                <w:t>*</w:t>
              </w:r>
            </w:ins>
          </w:p>
        </w:tc>
      </w:tr>
    </w:tbl>
    <w:p w14:paraId="6D3C52EB" w14:textId="21D29978" w:rsidR="00FD1E44" w:rsidRPr="00B7275B" w:rsidRDefault="00C814E6" w:rsidP="00B7275B">
      <w:pPr>
        <w:pStyle w:val="Heading2"/>
        <w:jc w:val="center"/>
        <w:rPr>
          <w:ins w:id="1479" w:author="Phạm Quang Thịnh" w:date="2019-07-05T22:01:00Z"/>
          <w:sz w:val="28"/>
        </w:rPr>
      </w:pPr>
      <w:ins w:id="1480" w:author="Phạm Quang Thịnh" w:date="2019-07-05T22:01:00Z">
        <w:r w:rsidRPr="00D06CD8">
          <w:rPr>
            <w:sz w:val="28"/>
          </w:rPr>
          <w:t>Checklist phần mềm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7"/>
        <w:gridCol w:w="2318"/>
        <w:gridCol w:w="1303"/>
        <w:gridCol w:w="1746"/>
        <w:gridCol w:w="1716"/>
      </w:tblGrid>
      <w:tr w:rsidR="008A15DA" w:rsidRPr="00D06CD8" w14:paraId="6C24AE25" w14:textId="77777777" w:rsidTr="008A15DA">
        <w:tc>
          <w:tcPr>
            <w:tcW w:w="2267" w:type="dxa"/>
            <w:vMerge w:val="restart"/>
          </w:tcPr>
          <w:p w14:paraId="51B54705" w14:textId="5D55CF42" w:rsidR="008A15DA" w:rsidRPr="00D06CD8" w:rsidRDefault="008A15DA" w:rsidP="00A40BC2">
            <w:pPr>
              <w:jc w:val="center"/>
              <w:rPr>
                <w:b/>
                <w:sz w:val="28"/>
              </w:rPr>
            </w:pPr>
            <w:r w:rsidRPr="00D06CD8">
              <w:rPr>
                <w:b/>
                <w:sz w:val="28"/>
              </w:rPr>
              <w:t>Test Script</w:t>
            </w:r>
          </w:p>
        </w:tc>
        <w:tc>
          <w:tcPr>
            <w:tcW w:w="2318" w:type="dxa"/>
            <w:vMerge w:val="restart"/>
          </w:tcPr>
          <w:p w14:paraId="0FC4C1F9" w14:textId="41E38D6C" w:rsidR="008A15DA" w:rsidRPr="00D06CD8" w:rsidRDefault="008A15DA" w:rsidP="00A40BC2">
            <w:pPr>
              <w:jc w:val="center"/>
              <w:rPr>
                <w:b/>
                <w:sz w:val="28"/>
              </w:rPr>
            </w:pPr>
            <w:r w:rsidRPr="00D06CD8">
              <w:rPr>
                <w:b/>
                <w:sz w:val="28"/>
              </w:rPr>
              <w:t>Test Case</w:t>
            </w:r>
          </w:p>
        </w:tc>
        <w:tc>
          <w:tcPr>
            <w:tcW w:w="1303" w:type="dxa"/>
            <w:vMerge w:val="restart"/>
          </w:tcPr>
          <w:p w14:paraId="0A52231C" w14:textId="7915B55C" w:rsidR="008A15DA" w:rsidRPr="00D06CD8" w:rsidRDefault="008A15DA" w:rsidP="00A40BC2">
            <w:pPr>
              <w:jc w:val="center"/>
              <w:rPr>
                <w:b/>
                <w:sz w:val="28"/>
              </w:rPr>
            </w:pPr>
            <w:r w:rsidRPr="00D06CD8">
              <w:rPr>
                <w:b/>
                <w:sz w:val="28"/>
              </w:rPr>
              <w:t>Input</w:t>
            </w:r>
          </w:p>
        </w:tc>
        <w:tc>
          <w:tcPr>
            <w:tcW w:w="3462" w:type="dxa"/>
            <w:gridSpan w:val="2"/>
          </w:tcPr>
          <w:p w14:paraId="4DEBDA5B" w14:textId="26A5A1A2" w:rsidR="008A15DA" w:rsidRPr="00D06CD8" w:rsidRDefault="008A15DA" w:rsidP="00A40BC2">
            <w:pPr>
              <w:jc w:val="center"/>
              <w:rPr>
                <w:b/>
                <w:sz w:val="28"/>
                <w:lang w:val="vi-VN"/>
              </w:rPr>
            </w:pPr>
            <w:r w:rsidRPr="00D06CD8">
              <w:rPr>
                <w:b/>
                <w:sz w:val="28"/>
              </w:rPr>
              <w:t>Output</w:t>
            </w:r>
          </w:p>
        </w:tc>
      </w:tr>
      <w:tr w:rsidR="008A15DA" w:rsidRPr="00D06CD8" w14:paraId="5E183655" w14:textId="77777777" w:rsidTr="008A15DA">
        <w:tc>
          <w:tcPr>
            <w:tcW w:w="2267" w:type="dxa"/>
            <w:vMerge/>
          </w:tcPr>
          <w:p w14:paraId="0C3C6B91" w14:textId="77777777" w:rsidR="008A15DA" w:rsidRPr="00D06CD8" w:rsidRDefault="008A15DA" w:rsidP="00C814E6">
            <w:pPr>
              <w:rPr>
                <w:sz w:val="24"/>
                <w:lang w:val="vi-VN"/>
              </w:rPr>
            </w:pPr>
          </w:p>
        </w:tc>
        <w:tc>
          <w:tcPr>
            <w:tcW w:w="2318" w:type="dxa"/>
            <w:vMerge/>
          </w:tcPr>
          <w:p w14:paraId="5639C085" w14:textId="3DAC0B5B" w:rsidR="008A15DA" w:rsidRPr="00D06CD8" w:rsidRDefault="008A15DA" w:rsidP="00C814E6">
            <w:pPr>
              <w:rPr>
                <w:sz w:val="24"/>
                <w:lang w:val="vi-VN"/>
              </w:rPr>
            </w:pPr>
          </w:p>
        </w:tc>
        <w:tc>
          <w:tcPr>
            <w:tcW w:w="1303" w:type="dxa"/>
            <w:vMerge/>
          </w:tcPr>
          <w:p w14:paraId="009B8A8F" w14:textId="77777777" w:rsidR="008A15DA" w:rsidRPr="00D06CD8" w:rsidRDefault="008A15DA" w:rsidP="00C814E6">
            <w:pPr>
              <w:rPr>
                <w:sz w:val="24"/>
                <w:lang w:val="vi-VN"/>
              </w:rPr>
            </w:pPr>
          </w:p>
        </w:tc>
        <w:tc>
          <w:tcPr>
            <w:tcW w:w="1746" w:type="dxa"/>
          </w:tcPr>
          <w:p w14:paraId="6A1F3410" w14:textId="35863CB8" w:rsidR="008A15DA" w:rsidRPr="00D06CD8" w:rsidRDefault="008A15DA" w:rsidP="00A40BC2">
            <w:pPr>
              <w:jc w:val="center"/>
              <w:rPr>
                <w:b/>
                <w:sz w:val="24"/>
              </w:rPr>
            </w:pPr>
            <w:r w:rsidRPr="00D06CD8">
              <w:rPr>
                <w:b/>
                <w:sz w:val="24"/>
              </w:rPr>
              <w:t>Mong muốn</w:t>
            </w:r>
          </w:p>
        </w:tc>
        <w:tc>
          <w:tcPr>
            <w:tcW w:w="1716" w:type="dxa"/>
          </w:tcPr>
          <w:p w14:paraId="4A1D38C8" w14:textId="733E3FE3" w:rsidR="008A15DA" w:rsidRPr="00D06CD8" w:rsidRDefault="008A15DA" w:rsidP="00A40BC2">
            <w:pPr>
              <w:jc w:val="center"/>
              <w:rPr>
                <w:b/>
                <w:sz w:val="24"/>
              </w:rPr>
            </w:pPr>
            <w:r w:rsidRPr="00D06CD8">
              <w:rPr>
                <w:b/>
                <w:sz w:val="24"/>
              </w:rPr>
              <w:t>Thực tế</w:t>
            </w:r>
          </w:p>
        </w:tc>
      </w:tr>
      <w:tr w:rsidR="002857BC" w:rsidRPr="00D06CD8" w14:paraId="095FDBCD" w14:textId="77777777" w:rsidTr="002857BC">
        <w:tc>
          <w:tcPr>
            <w:tcW w:w="2267" w:type="dxa"/>
            <w:vMerge w:val="restart"/>
            <w:vAlign w:val="center"/>
          </w:tcPr>
          <w:p w14:paraId="4E579908" w14:textId="20A1991A" w:rsidR="002857BC" w:rsidRPr="00D06CD8" w:rsidRDefault="002857BC" w:rsidP="00C814E6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Kiểm tra đăng nhập người dùng</w:t>
            </w:r>
          </w:p>
        </w:tc>
        <w:tc>
          <w:tcPr>
            <w:tcW w:w="2318" w:type="dxa"/>
          </w:tcPr>
          <w:p w14:paraId="61E94760" w14:textId="2879ADCE" w:rsidR="002857BC" w:rsidRPr="00D06CD8" w:rsidRDefault="002857BC" w:rsidP="00C814E6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Giao diện có hiện phù hợp với loại tài khoản không</w:t>
            </w:r>
          </w:p>
        </w:tc>
        <w:tc>
          <w:tcPr>
            <w:tcW w:w="1303" w:type="dxa"/>
          </w:tcPr>
          <w:p w14:paraId="4D640850" w14:textId="535EC345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119FC81F" w14:textId="34F0F8A3" w:rsidR="002857BC" w:rsidRPr="00D06CD8" w:rsidRDefault="002857BC" w:rsidP="00C814E6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Phần mềm hiện đúng giao diện phù hợp với từng loại tài khoản</w:t>
            </w:r>
          </w:p>
        </w:tc>
        <w:tc>
          <w:tcPr>
            <w:tcW w:w="1716" w:type="dxa"/>
          </w:tcPr>
          <w:p w14:paraId="39CD05AF" w14:textId="546EA695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2857BC" w:rsidRPr="00D06CD8" w14:paraId="1AFF14C5" w14:textId="77777777" w:rsidTr="008A15DA">
        <w:tc>
          <w:tcPr>
            <w:tcW w:w="2267" w:type="dxa"/>
            <w:vMerge/>
          </w:tcPr>
          <w:p w14:paraId="59C56059" w14:textId="77777777" w:rsidR="002857BC" w:rsidRPr="00D06CD8" w:rsidRDefault="002857BC" w:rsidP="00C814E6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3D7FF70D" w14:textId="0B566AB3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Có báo lỗi khi tài khoản không tồn tại không</w:t>
            </w:r>
          </w:p>
        </w:tc>
        <w:tc>
          <w:tcPr>
            <w:tcW w:w="1303" w:type="dxa"/>
          </w:tcPr>
          <w:p w14:paraId="713594AC" w14:textId="2FE77845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2F957A5B" w14:textId="6566382F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Phần mềm báo lỗi</w:t>
            </w:r>
          </w:p>
        </w:tc>
        <w:tc>
          <w:tcPr>
            <w:tcW w:w="1716" w:type="dxa"/>
          </w:tcPr>
          <w:p w14:paraId="1483AFE1" w14:textId="6AD19DA9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2857BC" w:rsidRPr="00D06CD8" w14:paraId="7EBC5CC2" w14:textId="77777777" w:rsidTr="001F1B36">
        <w:trPr>
          <w:trHeight w:val="935"/>
        </w:trPr>
        <w:tc>
          <w:tcPr>
            <w:tcW w:w="2267" w:type="dxa"/>
            <w:vMerge/>
          </w:tcPr>
          <w:p w14:paraId="47422BAF" w14:textId="77777777" w:rsidR="002857BC" w:rsidRPr="00D06CD8" w:rsidRDefault="002857BC" w:rsidP="00C814E6">
            <w:pPr>
              <w:rPr>
                <w:sz w:val="24"/>
                <w:lang w:val="vi-VN"/>
              </w:rPr>
            </w:pPr>
          </w:p>
        </w:tc>
        <w:tc>
          <w:tcPr>
            <w:tcW w:w="2318" w:type="dxa"/>
          </w:tcPr>
          <w:p w14:paraId="46CC8EBA" w14:textId="1AF944D7" w:rsidR="002857BC" w:rsidRPr="00D06CD8" w:rsidRDefault="002857BC" w:rsidP="00C814E6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Có báo lỗi khi nhập không đầy đủ thông tin tài khoản không</w:t>
            </w:r>
          </w:p>
        </w:tc>
        <w:tc>
          <w:tcPr>
            <w:tcW w:w="1303" w:type="dxa"/>
          </w:tcPr>
          <w:p w14:paraId="56F09656" w14:textId="77777777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-Username</w:t>
            </w:r>
          </w:p>
          <w:p w14:paraId="308C4226" w14:textId="1F289104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-Password</w:t>
            </w:r>
          </w:p>
        </w:tc>
        <w:tc>
          <w:tcPr>
            <w:tcW w:w="1746" w:type="dxa"/>
          </w:tcPr>
          <w:p w14:paraId="0FD277B6" w14:textId="51CF3671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Phần mềm báo lỗi</w:t>
            </w:r>
          </w:p>
        </w:tc>
        <w:tc>
          <w:tcPr>
            <w:tcW w:w="1716" w:type="dxa"/>
          </w:tcPr>
          <w:p w14:paraId="184734AC" w14:textId="3A2FDE14" w:rsidR="002857BC" w:rsidRPr="00D06CD8" w:rsidRDefault="002857BC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1F1B36" w:rsidRPr="00D06CD8" w14:paraId="1ED26D73" w14:textId="77777777" w:rsidTr="001F1B36">
        <w:trPr>
          <w:trHeight w:val="935"/>
        </w:trPr>
        <w:tc>
          <w:tcPr>
            <w:tcW w:w="2267" w:type="dxa"/>
          </w:tcPr>
          <w:p w14:paraId="3290DB48" w14:textId="4050F388" w:rsidR="001F1B36" w:rsidRPr="00D06CD8" w:rsidRDefault="002857BC" w:rsidP="00C814E6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Kiểm</w:t>
            </w:r>
            <w:r w:rsidR="005233FF" w:rsidRPr="00D06CD8">
              <w:rPr>
                <w:sz w:val="24"/>
                <w:lang w:val="vi-VN"/>
              </w:rPr>
              <w:t xml:space="preserve"> tra </w:t>
            </w:r>
            <w:r w:rsidR="006F4AAD" w:rsidRPr="00D06CD8">
              <w:rPr>
                <w:sz w:val="24"/>
                <w:lang w:val="vi-VN"/>
              </w:rPr>
              <w:t>giao diện của</w:t>
            </w:r>
            <w:r w:rsidR="00A03B92" w:rsidRPr="00D06CD8">
              <w:rPr>
                <w:sz w:val="24"/>
                <w:lang w:val="vi-VN"/>
              </w:rPr>
              <w:t xml:space="preserve"> nhân viên phục vụ/vệ sinh</w:t>
            </w:r>
          </w:p>
        </w:tc>
        <w:tc>
          <w:tcPr>
            <w:tcW w:w="2318" w:type="dxa"/>
          </w:tcPr>
          <w:p w14:paraId="7A392761" w14:textId="6A660173" w:rsidR="001F1B36" w:rsidRPr="00D06CD8" w:rsidRDefault="00A03B92" w:rsidP="00C814E6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 xml:space="preserve">Nếu đã chấm công rồi </w:t>
            </w:r>
            <w:r w:rsidR="00525361" w:rsidRPr="00D06CD8">
              <w:rPr>
                <w:sz w:val="24"/>
                <w:lang w:val="vi-VN"/>
              </w:rPr>
              <w:t>thì có chấm lần nữa không</w:t>
            </w:r>
          </w:p>
        </w:tc>
        <w:tc>
          <w:tcPr>
            <w:tcW w:w="1303" w:type="dxa"/>
          </w:tcPr>
          <w:p w14:paraId="7DA8A65A" w14:textId="6159CBB8" w:rsidR="001F1B36" w:rsidRPr="00D06CD8" w:rsidRDefault="0052536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4A02BD1C" w14:textId="5ECA3B5B" w:rsidR="001F1B36" w:rsidRPr="00D06CD8" w:rsidRDefault="0052536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Thông báo đã chấm công rồi</w:t>
            </w:r>
          </w:p>
        </w:tc>
        <w:tc>
          <w:tcPr>
            <w:tcW w:w="1716" w:type="dxa"/>
          </w:tcPr>
          <w:p w14:paraId="661DC318" w14:textId="5866E36C" w:rsidR="001F1B36" w:rsidRPr="00D06CD8" w:rsidRDefault="0052536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525361" w:rsidRPr="00D06CD8" w14:paraId="43CABD7D" w14:textId="77777777" w:rsidTr="001F1B36">
        <w:trPr>
          <w:trHeight w:val="935"/>
        </w:trPr>
        <w:tc>
          <w:tcPr>
            <w:tcW w:w="2267" w:type="dxa"/>
          </w:tcPr>
          <w:p w14:paraId="22391B00" w14:textId="77777777" w:rsidR="00525361" w:rsidRPr="00D06CD8" w:rsidRDefault="00525361" w:rsidP="00C814E6">
            <w:pPr>
              <w:rPr>
                <w:sz w:val="24"/>
                <w:lang w:val="vi-VN"/>
              </w:rPr>
            </w:pPr>
          </w:p>
        </w:tc>
        <w:tc>
          <w:tcPr>
            <w:tcW w:w="2318" w:type="dxa"/>
          </w:tcPr>
          <w:p w14:paraId="03CD9AAE" w14:textId="43DC4677" w:rsidR="00525361" w:rsidRPr="00D06CD8" w:rsidRDefault="00AA7A19" w:rsidP="00C814E6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Nút tra cứu lương có hoạt động đúng không</w:t>
            </w:r>
          </w:p>
        </w:tc>
        <w:tc>
          <w:tcPr>
            <w:tcW w:w="1303" w:type="dxa"/>
          </w:tcPr>
          <w:p w14:paraId="01B3CA39" w14:textId="429C48ED" w:rsidR="00525361" w:rsidRPr="00D06CD8" w:rsidRDefault="00AA7A19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6961AB58" w14:textId="0303E360" w:rsidR="00525361" w:rsidRPr="00D06CD8" w:rsidRDefault="00AA7A19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Thông tin số ngày nghỉ, giờ làm, lương tháng</w:t>
            </w:r>
          </w:p>
        </w:tc>
        <w:tc>
          <w:tcPr>
            <w:tcW w:w="1716" w:type="dxa"/>
          </w:tcPr>
          <w:p w14:paraId="62F7497A" w14:textId="2CD2C77F" w:rsidR="00525361" w:rsidRPr="00D06CD8" w:rsidRDefault="00AA7A19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F725D1" w:rsidRPr="00D06CD8" w14:paraId="7C194CC5" w14:textId="77777777" w:rsidTr="00457D2C">
        <w:trPr>
          <w:trHeight w:val="1105"/>
        </w:trPr>
        <w:tc>
          <w:tcPr>
            <w:tcW w:w="2267" w:type="dxa"/>
            <w:vMerge w:val="restart"/>
          </w:tcPr>
          <w:p w14:paraId="46D87750" w14:textId="4FCD8DF0" w:rsidR="00F725D1" w:rsidRPr="00D06CD8" w:rsidRDefault="00F725D1" w:rsidP="00E51D1E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Quản lí nhân viên:</w:t>
            </w:r>
          </w:p>
          <w:p w14:paraId="1BCB206F" w14:textId="7F0B049A" w:rsidR="00F725D1" w:rsidRPr="00D06CD8" w:rsidRDefault="00F725D1" w:rsidP="00E51D1E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+Thêm:</w:t>
            </w:r>
          </w:p>
          <w:p w14:paraId="473C44A8" w14:textId="6C31D658" w:rsidR="00F725D1" w:rsidRPr="00EF2D8B" w:rsidRDefault="00F725D1" w:rsidP="00E51D1E">
            <w:pPr>
              <w:rPr>
                <w:sz w:val="24"/>
                <w:lang w:val="vi-VN"/>
              </w:rPr>
            </w:pPr>
            <w:r w:rsidRPr="00EF2D8B">
              <w:rPr>
                <w:sz w:val="24"/>
                <w:lang w:val="vi-VN"/>
              </w:rPr>
              <w:t>Đăng nhập bằng tài khoản quản lí</w:t>
            </w:r>
          </w:p>
          <w:p w14:paraId="4EF8DB97" w14:textId="578AB60E" w:rsidR="00F725D1" w:rsidRPr="00D06CD8" w:rsidRDefault="00F725D1" w:rsidP="00E51D1E">
            <w:pPr>
              <w:rPr>
                <w:sz w:val="24"/>
              </w:rPr>
            </w:pPr>
            <w:r w:rsidRPr="00D06CD8">
              <w:rPr>
                <w:sz w:val="24"/>
              </w:rPr>
              <w:t>Chọn nhân viên trong phần nhân lực</w:t>
            </w:r>
          </w:p>
          <w:p w14:paraId="4D428116" w14:textId="77777777" w:rsidR="00F725D1" w:rsidRPr="00D06CD8" w:rsidRDefault="00F725D1" w:rsidP="00E51D1E">
            <w:pPr>
              <w:rPr>
                <w:sz w:val="24"/>
              </w:rPr>
            </w:pPr>
            <w:r w:rsidRPr="00D06CD8">
              <w:rPr>
                <w:sz w:val="24"/>
              </w:rPr>
              <w:t>Nhập mã nhân viên</w:t>
            </w:r>
          </w:p>
          <w:p w14:paraId="179A3136" w14:textId="77777777" w:rsidR="00F725D1" w:rsidRPr="00D06CD8" w:rsidRDefault="00F725D1" w:rsidP="00E51D1E">
            <w:pPr>
              <w:rPr>
                <w:sz w:val="24"/>
              </w:rPr>
            </w:pPr>
            <w:r w:rsidRPr="00D06CD8">
              <w:rPr>
                <w:sz w:val="24"/>
              </w:rPr>
              <w:t>Nhập thông tin nhân viên</w:t>
            </w:r>
          </w:p>
          <w:p w14:paraId="6B0E2DD4" w14:textId="64BC824D" w:rsidR="00F725D1" w:rsidRPr="00D06CD8" w:rsidRDefault="00F725D1" w:rsidP="00E51D1E">
            <w:pPr>
              <w:rPr>
                <w:sz w:val="24"/>
              </w:rPr>
            </w:pPr>
            <w:r w:rsidRPr="00D06CD8">
              <w:rPr>
                <w:sz w:val="24"/>
              </w:rPr>
              <w:t>Thêm nhân viên mới</w:t>
            </w:r>
          </w:p>
          <w:p w14:paraId="2EDFC12E" w14:textId="0609CDCB" w:rsidR="00F725D1" w:rsidRPr="00D06CD8" w:rsidRDefault="00F725D1" w:rsidP="00E51D1E">
            <w:pPr>
              <w:rPr>
                <w:sz w:val="24"/>
              </w:rPr>
            </w:pPr>
            <w:r w:rsidRPr="00D06CD8">
              <w:rPr>
                <w:sz w:val="24"/>
              </w:rPr>
              <w:t>+</w:t>
            </w:r>
            <w:proofErr w:type="gramStart"/>
            <w:r w:rsidRPr="00D06CD8">
              <w:rPr>
                <w:sz w:val="24"/>
              </w:rPr>
              <w:t>Sửa,xoá</w:t>
            </w:r>
            <w:proofErr w:type="gramEnd"/>
            <w:r w:rsidRPr="00D06CD8">
              <w:rPr>
                <w:sz w:val="24"/>
              </w:rPr>
              <w:t>:</w:t>
            </w:r>
          </w:p>
          <w:p w14:paraId="41289EAA" w14:textId="3EBA8180" w:rsidR="00F725D1" w:rsidRPr="00D06CD8" w:rsidRDefault="00F725D1" w:rsidP="00E51D1E">
            <w:pPr>
              <w:rPr>
                <w:sz w:val="24"/>
              </w:rPr>
            </w:pPr>
            <w:r w:rsidRPr="00D06CD8">
              <w:rPr>
                <w:sz w:val="24"/>
              </w:rPr>
              <w:t>Nhấp chuột phải nhân viên muốn sửa, xoá</w:t>
            </w:r>
          </w:p>
          <w:p w14:paraId="2AC2F9DF" w14:textId="521E2F6C" w:rsidR="00F725D1" w:rsidRPr="00D06CD8" w:rsidRDefault="00F725D1" w:rsidP="00E51D1E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14F8A459" w14:textId="673EF5AC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Nếu chưa nhập đầy đủ thông tin thì như thế nào </w:t>
            </w:r>
          </w:p>
        </w:tc>
        <w:tc>
          <w:tcPr>
            <w:tcW w:w="1303" w:type="dxa"/>
          </w:tcPr>
          <w:p w14:paraId="21C5B6FC" w14:textId="2C11D4A0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-Thông tin của nhân viên</w:t>
            </w:r>
          </w:p>
        </w:tc>
        <w:tc>
          <w:tcPr>
            <w:tcW w:w="1746" w:type="dxa"/>
          </w:tcPr>
          <w:p w14:paraId="3909B46B" w14:textId="1B74127D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Thông báo trường chưa nhập thông tin</w:t>
            </w:r>
          </w:p>
        </w:tc>
        <w:tc>
          <w:tcPr>
            <w:tcW w:w="1716" w:type="dxa"/>
          </w:tcPr>
          <w:p w14:paraId="445B42AA" w14:textId="68404E86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F725D1" w:rsidRPr="00D06CD8" w14:paraId="4A71F566" w14:textId="77777777" w:rsidTr="00B7275B">
        <w:trPr>
          <w:trHeight w:val="773"/>
        </w:trPr>
        <w:tc>
          <w:tcPr>
            <w:tcW w:w="2267" w:type="dxa"/>
            <w:vMerge/>
          </w:tcPr>
          <w:p w14:paraId="1F114182" w14:textId="77777777" w:rsidR="00F725D1" w:rsidRPr="00D06CD8" w:rsidRDefault="00F725D1" w:rsidP="00E51D1E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740ADB82" w14:textId="2574499A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Nếu trùng mã nhân viên</w:t>
            </w:r>
          </w:p>
        </w:tc>
        <w:tc>
          <w:tcPr>
            <w:tcW w:w="1303" w:type="dxa"/>
          </w:tcPr>
          <w:p w14:paraId="5F940EC6" w14:textId="2118305B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-Mã nhân viên</w:t>
            </w:r>
          </w:p>
        </w:tc>
        <w:tc>
          <w:tcPr>
            <w:tcW w:w="1746" w:type="dxa"/>
          </w:tcPr>
          <w:p w14:paraId="4E07A835" w14:textId="7FE20383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Thông báo trùng</w:t>
            </w:r>
          </w:p>
        </w:tc>
        <w:tc>
          <w:tcPr>
            <w:tcW w:w="1716" w:type="dxa"/>
          </w:tcPr>
          <w:p w14:paraId="16CCD0C6" w14:textId="47F04EC7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F725D1" w:rsidRPr="00D06CD8" w14:paraId="7E8AE19D" w14:textId="77777777" w:rsidTr="00F725D1">
        <w:trPr>
          <w:trHeight w:val="1052"/>
        </w:trPr>
        <w:tc>
          <w:tcPr>
            <w:tcW w:w="2267" w:type="dxa"/>
            <w:vMerge/>
          </w:tcPr>
          <w:p w14:paraId="3FA5B521" w14:textId="77777777" w:rsidR="00F725D1" w:rsidRPr="00D06CD8" w:rsidRDefault="00F725D1" w:rsidP="00E51D1E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5322978B" w14:textId="4FE9BF74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Chuột phải vào nhân viên có hiện chức năng sửa/xoá không</w:t>
            </w:r>
          </w:p>
        </w:tc>
        <w:tc>
          <w:tcPr>
            <w:tcW w:w="1303" w:type="dxa"/>
          </w:tcPr>
          <w:p w14:paraId="711C8031" w14:textId="08185AD4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6D6EC9B0" w14:textId="05429100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Hiện chức năng </w:t>
            </w:r>
            <w:proofErr w:type="gramStart"/>
            <w:r w:rsidRPr="00D06CD8">
              <w:rPr>
                <w:sz w:val="24"/>
              </w:rPr>
              <w:t>sửa,xoá</w:t>
            </w:r>
            <w:proofErr w:type="gramEnd"/>
          </w:p>
        </w:tc>
        <w:tc>
          <w:tcPr>
            <w:tcW w:w="1716" w:type="dxa"/>
          </w:tcPr>
          <w:p w14:paraId="4E3C68BC" w14:textId="4E709674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F725D1" w:rsidRPr="00D06CD8" w14:paraId="070107A5" w14:textId="77777777" w:rsidTr="00B7275B">
        <w:trPr>
          <w:trHeight w:val="1268"/>
        </w:trPr>
        <w:tc>
          <w:tcPr>
            <w:tcW w:w="2267" w:type="dxa"/>
            <w:vMerge/>
          </w:tcPr>
          <w:p w14:paraId="36497035" w14:textId="77777777" w:rsidR="00F725D1" w:rsidRPr="00D06CD8" w:rsidRDefault="00F725D1" w:rsidP="00E51D1E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3A627519" w14:textId="577DD3F5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Bảng có cập nhật lại sau khi </w:t>
            </w:r>
            <w:proofErr w:type="gramStart"/>
            <w:r w:rsidRPr="00D06CD8">
              <w:rPr>
                <w:sz w:val="24"/>
              </w:rPr>
              <w:t>thêm,xoá</w:t>
            </w:r>
            <w:proofErr w:type="gramEnd"/>
            <w:r w:rsidRPr="00D06CD8">
              <w:rPr>
                <w:sz w:val="24"/>
              </w:rPr>
              <w:t>,sửa không</w:t>
            </w:r>
          </w:p>
        </w:tc>
        <w:tc>
          <w:tcPr>
            <w:tcW w:w="1303" w:type="dxa"/>
          </w:tcPr>
          <w:p w14:paraId="6E3323BC" w14:textId="7C4B2CAD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3AEED377" w14:textId="7685E2B1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Bảng cập nhật lại giá trị mới</w:t>
            </w:r>
          </w:p>
        </w:tc>
        <w:tc>
          <w:tcPr>
            <w:tcW w:w="1716" w:type="dxa"/>
          </w:tcPr>
          <w:p w14:paraId="773352EB" w14:textId="37FF94C4" w:rsidR="00F725D1" w:rsidRPr="00D06CD8" w:rsidRDefault="00F725D1" w:rsidP="00C814E6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FE1F9A" w:rsidRPr="00D06CD8" w14:paraId="1A6F1AA9" w14:textId="77777777" w:rsidTr="008471AC">
        <w:trPr>
          <w:trHeight w:val="1232"/>
        </w:trPr>
        <w:tc>
          <w:tcPr>
            <w:tcW w:w="2267" w:type="dxa"/>
            <w:vMerge w:val="restart"/>
          </w:tcPr>
          <w:p w14:paraId="2FD06E07" w14:textId="77777777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Quản lí tài khoản</w:t>
            </w:r>
          </w:p>
          <w:p w14:paraId="690071A9" w14:textId="77777777" w:rsidR="00FE1F9A" w:rsidRPr="00D06CD8" w:rsidRDefault="00FE1F9A" w:rsidP="00BD39F1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+Thêm:</w:t>
            </w:r>
          </w:p>
          <w:p w14:paraId="51154F83" w14:textId="77777777" w:rsidR="00FE1F9A" w:rsidRPr="00EF2D8B" w:rsidRDefault="00FE1F9A" w:rsidP="00BD39F1">
            <w:pPr>
              <w:rPr>
                <w:sz w:val="24"/>
                <w:lang w:val="vi-VN"/>
              </w:rPr>
            </w:pPr>
            <w:r w:rsidRPr="00EF2D8B">
              <w:rPr>
                <w:sz w:val="24"/>
                <w:lang w:val="vi-VN"/>
              </w:rPr>
              <w:t>Đăng nhập bằng tài khoản quản lí</w:t>
            </w:r>
          </w:p>
          <w:p w14:paraId="39983CBE" w14:textId="200D7450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Chọn tài khoản trong phần nhân lực</w:t>
            </w:r>
          </w:p>
          <w:p w14:paraId="205F0AEF" w14:textId="00DA5A18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Nhập username</w:t>
            </w:r>
          </w:p>
          <w:p w14:paraId="7933385B" w14:textId="1B41C168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Nhập mã nhân viên</w:t>
            </w:r>
          </w:p>
          <w:p w14:paraId="3D05EA7A" w14:textId="3AB78949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Nhập password</w:t>
            </w:r>
          </w:p>
          <w:p w14:paraId="2E1A9C06" w14:textId="42AAE563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Thêm tài khoản mới</w:t>
            </w:r>
          </w:p>
          <w:p w14:paraId="2701280F" w14:textId="77777777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+</w:t>
            </w:r>
            <w:proofErr w:type="gramStart"/>
            <w:r w:rsidRPr="00D06CD8">
              <w:rPr>
                <w:sz w:val="24"/>
              </w:rPr>
              <w:t>Sửa,xoá</w:t>
            </w:r>
            <w:proofErr w:type="gramEnd"/>
            <w:r w:rsidRPr="00D06CD8">
              <w:rPr>
                <w:sz w:val="24"/>
              </w:rPr>
              <w:t>:</w:t>
            </w:r>
          </w:p>
          <w:p w14:paraId="726A83D7" w14:textId="17C1A462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Nhấp chuột phải vào tài khoản muốn sửa, xoá</w:t>
            </w:r>
          </w:p>
          <w:p w14:paraId="5E7440A5" w14:textId="0C13A6AD" w:rsidR="00FE1F9A" w:rsidRPr="00D06CD8" w:rsidRDefault="00FE1F9A" w:rsidP="00BD39F1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2CE0D31C" w14:textId="60F15877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Nếu chưa nhập đầy đủ thông tin thì như thế nào </w:t>
            </w:r>
          </w:p>
        </w:tc>
        <w:tc>
          <w:tcPr>
            <w:tcW w:w="1303" w:type="dxa"/>
          </w:tcPr>
          <w:p w14:paraId="480F927E" w14:textId="6EF25FA5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-Thông tin của tài khoản</w:t>
            </w:r>
          </w:p>
        </w:tc>
        <w:tc>
          <w:tcPr>
            <w:tcW w:w="1746" w:type="dxa"/>
          </w:tcPr>
          <w:p w14:paraId="1873C3E4" w14:textId="7AA7610A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Thông báo trường chưa nhập thông tin</w:t>
            </w:r>
          </w:p>
        </w:tc>
        <w:tc>
          <w:tcPr>
            <w:tcW w:w="1716" w:type="dxa"/>
          </w:tcPr>
          <w:p w14:paraId="2C2ECCAF" w14:textId="0242AEFA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FE1F9A" w:rsidRPr="00D06CD8" w14:paraId="04194C6D" w14:textId="77777777" w:rsidTr="008471AC">
        <w:trPr>
          <w:trHeight w:val="1232"/>
        </w:trPr>
        <w:tc>
          <w:tcPr>
            <w:tcW w:w="2267" w:type="dxa"/>
            <w:vMerge/>
          </w:tcPr>
          <w:p w14:paraId="544530A1" w14:textId="77777777" w:rsidR="00FE1F9A" w:rsidRPr="00D06CD8" w:rsidRDefault="00FE1F9A" w:rsidP="00BD39F1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7D6784C6" w14:textId="5995A6F2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Nếu trùng mã nhân viên</w:t>
            </w:r>
          </w:p>
        </w:tc>
        <w:tc>
          <w:tcPr>
            <w:tcW w:w="1303" w:type="dxa"/>
          </w:tcPr>
          <w:p w14:paraId="075D9C8A" w14:textId="5D327857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-Mã nhân viên</w:t>
            </w:r>
          </w:p>
        </w:tc>
        <w:tc>
          <w:tcPr>
            <w:tcW w:w="1746" w:type="dxa"/>
          </w:tcPr>
          <w:p w14:paraId="2D4B104F" w14:textId="743F870E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Thông báo trùng</w:t>
            </w:r>
          </w:p>
        </w:tc>
        <w:tc>
          <w:tcPr>
            <w:tcW w:w="1716" w:type="dxa"/>
          </w:tcPr>
          <w:p w14:paraId="33BD66B0" w14:textId="442D220A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FE1F9A" w:rsidRPr="00D06CD8" w14:paraId="5E1E4188" w14:textId="77777777" w:rsidTr="00E14CDA">
        <w:trPr>
          <w:trHeight w:val="908"/>
        </w:trPr>
        <w:tc>
          <w:tcPr>
            <w:tcW w:w="2267" w:type="dxa"/>
            <w:vMerge/>
          </w:tcPr>
          <w:p w14:paraId="302171BF" w14:textId="77777777" w:rsidR="00FE1F9A" w:rsidRPr="00D06CD8" w:rsidRDefault="00FE1F9A" w:rsidP="00BD39F1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0E1579F1" w14:textId="5B753975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Chuột phải vào tài khoản có hiện chức năng sửa/xoá không</w:t>
            </w:r>
          </w:p>
        </w:tc>
        <w:tc>
          <w:tcPr>
            <w:tcW w:w="1303" w:type="dxa"/>
          </w:tcPr>
          <w:p w14:paraId="68F3C5F3" w14:textId="23D32A95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6AFDEC58" w14:textId="77154EC6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Hiện chức năng </w:t>
            </w:r>
            <w:proofErr w:type="gramStart"/>
            <w:r w:rsidRPr="00D06CD8">
              <w:rPr>
                <w:sz w:val="24"/>
              </w:rPr>
              <w:t>sửa,xoá</w:t>
            </w:r>
            <w:proofErr w:type="gramEnd"/>
          </w:p>
        </w:tc>
        <w:tc>
          <w:tcPr>
            <w:tcW w:w="1716" w:type="dxa"/>
          </w:tcPr>
          <w:p w14:paraId="2A60C97B" w14:textId="077BE810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FE1F9A" w:rsidRPr="00D06CD8" w14:paraId="7A1356DC" w14:textId="77777777" w:rsidTr="00E14CDA">
        <w:trPr>
          <w:trHeight w:val="917"/>
        </w:trPr>
        <w:tc>
          <w:tcPr>
            <w:tcW w:w="2267" w:type="dxa"/>
            <w:vMerge/>
          </w:tcPr>
          <w:p w14:paraId="5485EAB8" w14:textId="77777777" w:rsidR="00FE1F9A" w:rsidRPr="00D06CD8" w:rsidRDefault="00FE1F9A" w:rsidP="00BD39F1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308A871C" w14:textId="52F82484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Bảng có cập nhật lại sau khi </w:t>
            </w:r>
            <w:proofErr w:type="gramStart"/>
            <w:r w:rsidRPr="00D06CD8">
              <w:rPr>
                <w:sz w:val="24"/>
              </w:rPr>
              <w:t>thêm,xoá</w:t>
            </w:r>
            <w:proofErr w:type="gramEnd"/>
            <w:r w:rsidRPr="00D06CD8">
              <w:rPr>
                <w:sz w:val="24"/>
              </w:rPr>
              <w:t>,sửa không</w:t>
            </w:r>
          </w:p>
        </w:tc>
        <w:tc>
          <w:tcPr>
            <w:tcW w:w="1303" w:type="dxa"/>
          </w:tcPr>
          <w:p w14:paraId="4D6E1716" w14:textId="149DB9B1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13787FA3" w14:textId="01E977B2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Bảng cập nhật lại giá trị mới</w:t>
            </w:r>
          </w:p>
        </w:tc>
        <w:tc>
          <w:tcPr>
            <w:tcW w:w="1716" w:type="dxa"/>
          </w:tcPr>
          <w:p w14:paraId="10C53F20" w14:textId="74A1AA92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FE1F9A" w:rsidRPr="00D06CD8" w14:paraId="76AD7300" w14:textId="77777777" w:rsidTr="00FE1F9A">
        <w:trPr>
          <w:trHeight w:val="548"/>
        </w:trPr>
        <w:tc>
          <w:tcPr>
            <w:tcW w:w="2267" w:type="dxa"/>
            <w:vMerge/>
          </w:tcPr>
          <w:p w14:paraId="576366EF" w14:textId="77777777" w:rsidR="00FE1F9A" w:rsidRPr="00D06CD8" w:rsidRDefault="00FE1F9A" w:rsidP="00BD39F1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1B70B0A6" w14:textId="478F2FA6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Nếu trùng username</w:t>
            </w:r>
          </w:p>
        </w:tc>
        <w:tc>
          <w:tcPr>
            <w:tcW w:w="1303" w:type="dxa"/>
          </w:tcPr>
          <w:p w14:paraId="4D359144" w14:textId="764B3150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-Username</w:t>
            </w:r>
          </w:p>
        </w:tc>
        <w:tc>
          <w:tcPr>
            <w:tcW w:w="1746" w:type="dxa"/>
          </w:tcPr>
          <w:p w14:paraId="1B12CA0D" w14:textId="2BE97B6B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Thông báo trùng</w:t>
            </w:r>
          </w:p>
        </w:tc>
        <w:tc>
          <w:tcPr>
            <w:tcW w:w="1716" w:type="dxa"/>
          </w:tcPr>
          <w:p w14:paraId="3ADE213A" w14:textId="0C3EACA9" w:rsidR="00FE1F9A" w:rsidRPr="00D06CD8" w:rsidRDefault="00FE1F9A" w:rsidP="00BD39F1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8D1F65" w:rsidRPr="00D06CD8" w14:paraId="6D2393F4" w14:textId="77777777" w:rsidTr="00FE1F9A">
        <w:trPr>
          <w:trHeight w:val="548"/>
        </w:trPr>
        <w:tc>
          <w:tcPr>
            <w:tcW w:w="2267" w:type="dxa"/>
            <w:vMerge w:val="restart"/>
          </w:tcPr>
          <w:p w14:paraId="4C4B0DFD" w14:textId="77777777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Quản lí nguyên liệu</w:t>
            </w:r>
          </w:p>
          <w:p w14:paraId="11060C5C" w14:textId="77777777" w:rsidR="008D1F65" w:rsidRPr="00D06CD8" w:rsidRDefault="008D1F65" w:rsidP="008D1F65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+Thêm:</w:t>
            </w:r>
          </w:p>
          <w:p w14:paraId="3014E5B6" w14:textId="77777777" w:rsidR="008D1F65" w:rsidRPr="00EF2D8B" w:rsidRDefault="008D1F65" w:rsidP="008D1F65">
            <w:pPr>
              <w:rPr>
                <w:sz w:val="24"/>
                <w:lang w:val="vi-VN"/>
              </w:rPr>
            </w:pPr>
            <w:r w:rsidRPr="00EF2D8B">
              <w:rPr>
                <w:sz w:val="24"/>
                <w:lang w:val="vi-VN"/>
              </w:rPr>
              <w:t>Đăng nhập bằng tài khoản quản lí</w:t>
            </w:r>
          </w:p>
          <w:p w14:paraId="2CBD4B1D" w14:textId="407D5046" w:rsidR="008D1F65" w:rsidRPr="00EF2D8B" w:rsidRDefault="008D1F65" w:rsidP="008D1F65">
            <w:pPr>
              <w:rPr>
                <w:sz w:val="24"/>
                <w:lang w:val="vi-VN"/>
              </w:rPr>
            </w:pPr>
            <w:r w:rsidRPr="00EF2D8B">
              <w:rPr>
                <w:sz w:val="24"/>
                <w:lang w:val="vi-VN"/>
              </w:rPr>
              <w:t>Chọn nguyên liệu trong phần chế biến</w:t>
            </w:r>
          </w:p>
          <w:p w14:paraId="51CDC8A5" w14:textId="0EC0B5A8" w:rsidR="008D1F65" w:rsidRPr="00EF2D8B" w:rsidRDefault="008D1F65" w:rsidP="008D1F65">
            <w:pPr>
              <w:rPr>
                <w:sz w:val="24"/>
                <w:lang w:val="vi-VN"/>
              </w:rPr>
            </w:pPr>
            <w:r w:rsidRPr="00EF2D8B">
              <w:rPr>
                <w:sz w:val="24"/>
                <w:lang w:val="vi-VN"/>
              </w:rPr>
              <w:t>Nhập mã nguyên liệu và thông tin</w:t>
            </w:r>
          </w:p>
          <w:p w14:paraId="5E973ACE" w14:textId="22BA3164" w:rsidR="008D1F65" w:rsidRPr="00EF2D8B" w:rsidRDefault="008D1F65" w:rsidP="008D1F65">
            <w:pPr>
              <w:rPr>
                <w:sz w:val="24"/>
                <w:lang w:val="vi-VN"/>
              </w:rPr>
            </w:pPr>
            <w:r w:rsidRPr="00EF2D8B">
              <w:rPr>
                <w:sz w:val="24"/>
                <w:lang w:val="vi-VN"/>
              </w:rPr>
              <w:t>Thêm nguyên liệu mới</w:t>
            </w:r>
          </w:p>
          <w:p w14:paraId="6AB7DB02" w14:textId="77777777" w:rsidR="008D1F65" w:rsidRPr="00EF2D8B" w:rsidRDefault="008D1F65" w:rsidP="008D1F65">
            <w:pPr>
              <w:rPr>
                <w:sz w:val="24"/>
                <w:lang w:val="vi-VN"/>
              </w:rPr>
            </w:pPr>
            <w:r w:rsidRPr="00EF2D8B">
              <w:rPr>
                <w:sz w:val="24"/>
                <w:lang w:val="vi-VN"/>
              </w:rPr>
              <w:t>+Sửa,xoá:</w:t>
            </w:r>
          </w:p>
          <w:p w14:paraId="2A59C454" w14:textId="4799A06F" w:rsidR="008D1F65" w:rsidRPr="00EF2D8B" w:rsidRDefault="008D1F65" w:rsidP="008D1F65">
            <w:pPr>
              <w:rPr>
                <w:sz w:val="24"/>
                <w:lang w:val="vi-VN"/>
              </w:rPr>
            </w:pPr>
            <w:r w:rsidRPr="00EF2D8B">
              <w:rPr>
                <w:sz w:val="24"/>
                <w:lang w:val="vi-VN"/>
              </w:rPr>
              <w:t>Nhấp chuột phải vào nguyên liệu muốn sửa, xoá</w:t>
            </w:r>
          </w:p>
          <w:p w14:paraId="3734A106" w14:textId="5BAB0E28" w:rsidR="008D1F65" w:rsidRPr="00EF2D8B" w:rsidRDefault="008D1F65" w:rsidP="008D1F65">
            <w:pPr>
              <w:rPr>
                <w:sz w:val="24"/>
                <w:lang w:val="vi-VN"/>
              </w:rPr>
            </w:pPr>
          </w:p>
        </w:tc>
        <w:tc>
          <w:tcPr>
            <w:tcW w:w="2318" w:type="dxa"/>
          </w:tcPr>
          <w:p w14:paraId="7912317A" w14:textId="5E903FC3" w:rsidR="008D1F65" w:rsidRPr="00EF2D8B" w:rsidRDefault="008D1F65" w:rsidP="008D1F65">
            <w:pPr>
              <w:rPr>
                <w:sz w:val="24"/>
                <w:lang w:val="vi-VN"/>
              </w:rPr>
            </w:pPr>
            <w:r w:rsidRPr="00EF2D8B">
              <w:rPr>
                <w:sz w:val="24"/>
                <w:lang w:val="vi-VN"/>
              </w:rPr>
              <w:t xml:space="preserve">Nếu chưa nhập đầy đủ thông tin thì như thế nào </w:t>
            </w:r>
          </w:p>
        </w:tc>
        <w:tc>
          <w:tcPr>
            <w:tcW w:w="1303" w:type="dxa"/>
          </w:tcPr>
          <w:p w14:paraId="4A010E67" w14:textId="27750080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-Thông tin của nguyên liệu</w:t>
            </w:r>
          </w:p>
        </w:tc>
        <w:tc>
          <w:tcPr>
            <w:tcW w:w="1746" w:type="dxa"/>
          </w:tcPr>
          <w:p w14:paraId="259273A4" w14:textId="7B1E74FF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Thông báo trường chưa nhập thông tin</w:t>
            </w:r>
          </w:p>
        </w:tc>
        <w:tc>
          <w:tcPr>
            <w:tcW w:w="1716" w:type="dxa"/>
          </w:tcPr>
          <w:p w14:paraId="7E6B1578" w14:textId="5A7B4329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8D1F65" w:rsidRPr="00D06CD8" w14:paraId="5E91722C" w14:textId="77777777" w:rsidTr="00FE1F9A">
        <w:trPr>
          <w:trHeight w:val="548"/>
        </w:trPr>
        <w:tc>
          <w:tcPr>
            <w:tcW w:w="2267" w:type="dxa"/>
            <w:vMerge/>
          </w:tcPr>
          <w:p w14:paraId="1C29A958" w14:textId="77777777" w:rsidR="008D1F65" w:rsidRPr="00D06CD8" w:rsidRDefault="008D1F65" w:rsidP="008D1F65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05524680" w14:textId="0652F73E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Nếu trùng mã nguyên liệu</w:t>
            </w:r>
          </w:p>
        </w:tc>
        <w:tc>
          <w:tcPr>
            <w:tcW w:w="1303" w:type="dxa"/>
          </w:tcPr>
          <w:p w14:paraId="40675273" w14:textId="67483EEA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-Mã nguyên liệu</w:t>
            </w:r>
          </w:p>
        </w:tc>
        <w:tc>
          <w:tcPr>
            <w:tcW w:w="1746" w:type="dxa"/>
          </w:tcPr>
          <w:p w14:paraId="56D2D739" w14:textId="77BA26A5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Thông báo trùng</w:t>
            </w:r>
          </w:p>
        </w:tc>
        <w:tc>
          <w:tcPr>
            <w:tcW w:w="1716" w:type="dxa"/>
          </w:tcPr>
          <w:p w14:paraId="7197908D" w14:textId="3B697D94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8D1F65" w:rsidRPr="00D06CD8" w14:paraId="2890050E" w14:textId="77777777" w:rsidTr="00FE1F9A">
        <w:trPr>
          <w:trHeight w:val="548"/>
        </w:trPr>
        <w:tc>
          <w:tcPr>
            <w:tcW w:w="2267" w:type="dxa"/>
            <w:vMerge/>
          </w:tcPr>
          <w:p w14:paraId="23A05DA8" w14:textId="77777777" w:rsidR="008D1F65" w:rsidRPr="00D06CD8" w:rsidRDefault="008D1F65" w:rsidP="008D1F65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5A35BFAF" w14:textId="5652049E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Chuột phải vào</w:t>
            </w:r>
            <w:r w:rsidR="003A54E6" w:rsidRPr="00D06CD8">
              <w:rPr>
                <w:sz w:val="24"/>
              </w:rPr>
              <w:t xml:space="preserve"> nguyên liệu</w:t>
            </w:r>
            <w:r w:rsidRPr="00D06CD8">
              <w:rPr>
                <w:sz w:val="24"/>
              </w:rPr>
              <w:t xml:space="preserve"> có hiện chức năng sửa/xoá không</w:t>
            </w:r>
          </w:p>
        </w:tc>
        <w:tc>
          <w:tcPr>
            <w:tcW w:w="1303" w:type="dxa"/>
          </w:tcPr>
          <w:p w14:paraId="5B078B9E" w14:textId="0D5263AA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4B840D94" w14:textId="2CC6244F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Hiện chức năng </w:t>
            </w:r>
            <w:proofErr w:type="gramStart"/>
            <w:r w:rsidRPr="00D06CD8">
              <w:rPr>
                <w:sz w:val="24"/>
              </w:rPr>
              <w:t>sửa,xoá</w:t>
            </w:r>
            <w:proofErr w:type="gramEnd"/>
          </w:p>
        </w:tc>
        <w:tc>
          <w:tcPr>
            <w:tcW w:w="1716" w:type="dxa"/>
          </w:tcPr>
          <w:p w14:paraId="2409D729" w14:textId="486BC357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8D1F65" w:rsidRPr="00D06CD8" w14:paraId="21434A09" w14:textId="77777777" w:rsidTr="00FE1F9A">
        <w:trPr>
          <w:trHeight w:val="548"/>
        </w:trPr>
        <w:tc>
          <w:tcPr>
            <w:tcW w:w="2267" w:type="dxa"/>
            <w:vMerge/>
          </w:tcPr>
          <w:p w14:paraId="306F5767" w14:textId="77777777" w:rsidR="008D1F65" w:rsidRPr="00D06CD8" w:rsidRDefault="008D1F65" w:rsidP="008D1F65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3A78D3B3" w14:textId="2D7BFBC9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Bảng có cập nhật lại sau khi </w:t>
            </w:r>
            <w:proofErr w:type="gramStart"/>
            <w:r w:rsidRPr="00D06CD8">
              <w:rPr>
                <w:sz w:val="24"/>
              </w:rPr>
              <w:t>thêm,xoá</w:t>
            </w:r>
            <w:proofErr w:type="gramEnd"/>
            <w:r w:rsidRPr="00D06CD8">
              <w:rPr>
                <w:sz w:val="24"/>
              </w:rPr>
              <w:t>,sửa không</w:t>
            </w:r>
          </w:p>
        </w:tc>
        <w:tc>
          <w:tcPr>
            <w:tcW w:w="1303" w:type="dxa"/>
          </w:tcPr>
          <w:p w14:paraId="485E463B" w14:textId="0877108F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63B914DB" w14:textId="5AC2FCD0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Bảng cập nhật lại giá trị mới</w:t>
            </w:r>
          </w:p>
        </w:tc>
        <w:tc>
          <w:tcPr>
            <w:tcW w:w="1716" w:type="dxa"/>
          </w:tcPr>
          <w:p w14:paraId="4E620414" w14:textId="0569A09E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8D1F65" w:rsidRPr="00D06CD8" w14:paraId="22167483" w14:textId="77777777" w:rsidTr="00E14CDA">
        <w:trPr>
          <w:trHeight w:val="773"/>
        </w:trPr>
        <w:tc>
          <w:tcPr>
            <w:tcW w:w="2267" w:type="dxa"/>
            <w:vMerge/>
          </w:tcPr>
          <w:p w14:paraId="43A646B4" w14:textId="77777777" w:rsidR="008D1F65" w:rsidRPr="00D06CD8" w:rsidRDefault="008D1F65" w:rsidP="008D1F65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5CF32E45" w14:textId="54BB8FF5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Có thông báo nguyên liệu sắp hết hạn không</w:t>
            </w:r>
          </w:p>
        </w:tc>
        <w:tc>
          <w:tcPr>
            <w:tcW w:w="1303" w:type="dxa"/>
          </w:tcPr>
          <w:p w14:paraId="784306D2" w14:textId="09DD029A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3E69ACDC" w14:textId="43DA8638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Hiện thông báo của nguyên liệu sắp hết hạn</w:t>
            </w:r>
          </w:p>
        </w:tc>
        <w:tc>
          <w:tcPr>
            <w:tcW w:w="1716" w:type="dxa"/>
          </w:tcPr>
          <w:p w14:paraId="77195673" w14:textId="585445D7" w:rsidR="008D1F65" w:rsidRPr="00D06CD8" w:rsidRDefault="008D1F65" w:rsidP="008D1F65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77010B" w:rsidRPr="00D06CD8" w14:paraId="2250B31E" w14:textId="77777777" w:rsidTr="00FE1F9A">
        <w:trPr>
          <w:trHeight w:val="548"/>
        </w:trPr>
        <w:tc>
          <w:tcPr>
            <w:tcW w:w="2267" w:type="dxa"/>
            <w:vMerge w:val="restart"/>
          </w:tcPr>
          <w:p w14:paraId="3EA87BD3" w14:textId="28A0FB32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  <w:lang w:val="vi-VN"/>
              </w:rPr>
              <w:t xml:space="preserve">Quản lí </w:t>
            </w:r>
            <w:r w:rsidRPr="00D06CD8">
              <w:rPr>
                <w:sz w:val="24"/>
              </w:rPr>
              <w:t>món ăn</w:t>
            </w:r>
          </w:p>
          <w:p w14:paraId="60A32E62" w14:textId="77777777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+Thêm:</w:t>
            </w:r>
          </w:p>
          <w:p w14:paraId="6F37528B" w14:textId="77777777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Đăng nhập bằng tài khoản quản lí</w:t>
            </w:r>
          </w:p>
          <w:p w14:paraId="3866A2BF" w14:textId="0E83C4A8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 xml:space="preserve">Chọn </w:t>
            </w:r>
            <w:r w:rsidRPr="00D06CD8">
              <w:rPr>
                <w:sz w:val="24"/>
              </w:rPr>
              <w:t xml:space="preserve">món ăn </w:t>
            </w:r>
            <w:r w:rsidRPr="00D06CD8">
              <w:rPr>
                <w:sz w:val="24"/>
                <w:lang w:val="vi-VN"/>
              </w:rPr>
              <w:t>trong phần chế biến</w:t>
            </w:r>
          </w:p>
          <w:p w14:paraId="547E43CA" w14:textId="30FD19D9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Nhập mã món ăn và thêm thông tin</w:t>
            </w:r>
          </w:p>
          <w:p w14:paraId="0AFB8463" w14:textId="682C8617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 xml:space="preserve">Thêm </w:t>
            </w:r>
            <w:r w:rsidRPr="00EF2D8B">
              <w:rPr>
                <w:sz w:val="24"/>
                <w:lang w:val="vi-VN"/>
              </w:rPr>
              <w:t>món ăn</w:t>
            </w:r>
            <w:r w:rsidRPr="00D06CD8">
              <w:rPr>
                <w:sz w:val="24"/>
                <w:lang w:val="vi-VN"/>
              </w:rPr>
              <w:t xml:space="preserve"> mới</w:t>
            </w:r>
          </w:p>
          <w:p w14:paraId="6E1281EF" w14:textId="77777777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+Sửa,xoá:</w:t>
            </w:r>
          </w:p>
          <w:p w14:paraId="570FA1F6" w14:textId="03972568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Nhấp chuột phải vào món ăn muốn sửa, xoá</w:t>
            </w:r>
          </w:p>
          <w:p w14:paraId="4C8BD8AB" w14:textId="77777777" w:rsidR="0077010B" w:rsidRPr="00D06CD8" w:rsidRDefault="0077010B" w:rsidP="0077010B">
            <w:pPr>
              <w:rPr>
                <w:sz w:val="24"/>
                <w:lang w:val="vi-VN"/>
              </w:rPr>
            </w:pPr>
          </w:p>
        </w:tc>
        <w:tc>
          <w:tcPr>
            <w:tcW w:w="2318" w:type="dxa"/>
          </w:tcPr>
          <w:p w14:paraId="2C0406CB" w14:textId="16566329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 xml:space="preserve">Nếu chưa nhập đầy đủ thông tin thì như thế nào </w:t>
            </w:r>
          </w:p>
        </w:tc>
        <w:tc>
          <w:tcPr>
            <w:tcW w:w="1303" w:type="dxa"/>
          </w:tcPr>
          <w:p w14:paraId="31855816" w14:textId="1276B5ED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</w:rPr>
              <w:t>-Thông tin của món ăn</w:t>
            </w:r>
          </w:p>
        </w:tc>
        <w:tc>
          <w:tcPr>
            <w:tcW w:w="1746" w:type="dxa"/>
          </w:tcPr>
          <w:p w14:paraId="639122A0" w14:textId="6CA04DA7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Thông báo trường chưa nhập thông tin</w:t>
            </w:r>
          </w:p>
        </w:tc>
        <w:tc>
          <w:tcPr>
            <w:tcW w:w="1716" w:type="dxa"/>
          </w:tcPr>
          <w:p w14:paraId="51EA3DC6" w14:textId="5CCFF6F4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77010B" w:rsidRPr="00D06CD8" w14:paraId="7EDE6D6E" w14:textId="77777777" w:rsidTr="00FE1F9A">
        <w:trPr>
          <w:trHeight w:val="548"/>
        </w:trPr>
        <w:tc>
          <w:tcPr>
            <w:tcW w:w="2267" w:type="dxa"/>
            <w:vMerge/>
          </w:tcPr>
          <w:p w14:paraId="283DE2A5" w14:textId="77777777" w:rsidR="0077010B" w:rsidRPr="00D06CD8" w:rsidRDefault="0077010B" w:rsidP="0077010B">
            <w:pPr>
              <w:rPr>
                <w:sz w:val="24"/>
                <w:lang w:val="vi-VN"/>
              </w:rPr>
            </w:pPr>
          </w:p>
        </w:tc>
        <w:tc>
          <w:tcPr>
            <w:tcW w:w="2318" w:type="dxa"/>
          </w:tcPr>
          <w:p w14:paraId="692C99FF" w14:textId="6F2E127F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 xml:space="preserve">Nếu trùng mã </w:t>
            </w:r>
          </w:p>
        </w:tc>
        <w:tc>
          <w:tcPr>
            <w:tcW w:w="1303" w:type="dxa"/>
          </w:tcPr>
          <w:p w14:paraId="6F1CC578" w14:textId="27DCA567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</w:rPr>
              <w:t>-Mã món ăn</w:t>
            </w:r>
          </w:p>
        </w:tc>
        <w:tc>
          <w:tcPr>
            <w:tcW w:w="1746" w:type="dxa"/>
          </w:tcPr>
          <w:p w14:paraId="3DD073C5" w14:textId="506F3670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</w:rPr>
              <w:t>Thông báo trùng</w:t>
            </w:r>
          </w:p>
        </w:tc>
        <w:tc>
          <w:tcPr>
            <w:tcW w:w="1716" w:type="dxa"/>
          </w:tcPr>
          <w:p w14:paraId="00F62B0E" w14:textId="55883489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77010B" w:rsidRPr="00D06CD8" w14:paraId="18F1C079" w14:textId="77777777" w:rsidTr="00FE1F9A">
        <w:trPr>
          <w:trHeight w:val="548"/>
        </w:trPr>
        <w:tc>
          <w:tcPr>
            <w:tcW w:w="2267" w:type="dxa"/>
            <w:vMerge/>
          </w:tcPr>
          <w:p w14:paraId="67B9ECB7" w14:textId="77777777" w:rsidR="0077010B" w:rsidRPr="00D06CD8" w:rsidRDefault="0077010B" w:rsidP="0077010B">
            <w:pPr>
              <w:rPr>
                <w:sz w:val="24"/>
                <w:lang w:val="vi-VN"/>
              </w:rPr>
            </w:pPr>
          </w:p>
        </w:tc>
        <w:tc>
          <w:tcPr>
            <w:tcW w:w="2318" w:type="dxa"/>
          </w:tcPr>
          <w:p w14:paraId="62BB0DDB" w14:textId="7A90A5C5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Chuột phải vào món ăn có hiện chức năng sửa/xoá không</w:t>
            </w:r>
          </w:p>
        </w:tc>
        <w:tc>
          <w:tcPr>
            <w:tcW w:w="1303" w:type="dxa"/>
          </w:tcPr>
          <w:p w14:paraId="3D0F818C" w14:textId="590E7A0A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16E99C6C" w14:textId="1B6CB24B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Hiện chức năng </w:t>
            </w:r>
            <w:proofErr w:type="gramStart"/>
            <w:r w:rsidRPr="00D06CD8">
              <w:rPr>
                <w:sz w:val="24"/>
              </w:rPr>
              <w:t>sửa,xoá</w:t>
            </w:r>
            <w:proofErr w:type="gramEnd"/>
          </w:p>
        </w:tc>
        <w:tc>
          <w:tcPr>
            <w:tcW w:w="1716" w:type="dxa"/>
          </w:tcPr>
          <w:p w14:paraId="1B22966E" w14:textId="3400A6DC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77010B" w:rsidRPr="00D06CD8" w14:paraId="2A58AA56" w14:textId="77777777" w:rsidTr="00B7275B">
        <w:trPr>
          <w:trHeight w:val="1502"/>
        </w:trPr>
        <w:tc>
          <w:tcPr>
            <w:tcW w:w="2267" w:type="dxa"/>
            <w:vMerge/>
          </w:tcPr>
          <w:p w14:paraId="4B63E11D" w14:textId="77777777" w:rsidR="0077010B" w:rsidRPr="00D06CD8" w:rsidRDefault="0077010B" w:rsidP="0077010B">
            <w:pPr>
              <w:rPr>
                <w:sz w:val="24"/>
                <w:lang w:val="vi-VN"/>
              </w:rPr>
            </w:pPr>
          </w:p>
        </w:tc>
        <w:tc>
          <w:tcPr>
            <w:tcW w:w="2318" w:type="dxa"/>
          </w:tcPr>
          <w:p w14:paraId="51C00387" w14:textId="268B5EB7" w:rsidR="0077010B" w:rsidRPr="00D06CD8" w:rsidRDefault="0077010B" w:rsidP="0077010B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Bảng có cập nhật lại sau khi thêm,xoá,sửa không</w:t>
            </w:r>
          </w:p>
        </w:tc>
        <w:tc>
          <w:tcPr>
            <w:tcW w:w="1303" w:type="dxa"/>
          </w:tcPr>
          <w:p w14:paraId="4E5444C2" w14:textId="4BBD522B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11DEA3D7" w14:textId="39062499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</w:rPr>
              <w:t>Bảng cập nhật lại giá trị mới</w:t>
            </w:r>
          </w:p>
        </w:tc>
        <w:tc>
          <w:tcPr>
            <w:tcW w:w="1716" w:type="dxa"/>
          </w:tcPr>
          <w:p w14:paraId="25402F05" w14:textId="3BB6C76A" w:rsidR="0077010B" w:rsidRPr="00D06CD8" w:rsidRDefault="0077010B" w:rsidP="0077010B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D2752F" w:rsidRPr="00D06CD8" w14:paraId="25FE3363" w14:textId="77777777" w:rsidTr="00FE1F9A">
        <w:trPr>
          <w:trHeight w:val="548"/>
        </w:trPr>
        <w:tc>
          <w:tcPr>
            <w:tcW w:w="2267" w:type="dxa"/>
            <w:vMerge w:val="restart"/>
          </w:tcPr>
          <w:p w14:paraId="6BCCFA71" w14:textId="75A23428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Đặt bàn, gọi món: </w:t>
            </w:r>
          </w:p>
          <w:p w14:paraId="1BAC52D5" w14:textId="77777777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Đăng nhập bằng tài khoản quản lí hoặc thu ngân</w:t>
            </w:r>
          </w:p>
          <w:p w14:paraId="4F44B292" w14:textId="77777777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Chọn số bàn muốn đặt</w:t>
            </w:r>
          </w:p>
          <w:p w14:paraId="57554538" w14:textId="777C281B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Bấm chọn món</w:t>
            </w:r>
          </w:p>
          <w:p w14:paraId="711B8EEA" w14:textId="61064853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Nhập mã hoá đơn mới</w:t>
            </w:r>
          </w:p>
          <w:p w14:paraId="5F15592F" w14:textId="77777777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Chọn các món ăn và số lượng của các món</w:t>
            </w:r>
          </w:p>
          <w:p w14:paraId="14A6B0E4" w14:textId="76688E8D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Xác nhận</w:t>
            </w:r>
          </w:p>
        </w:tc>
        <w:tc>
          <w:tcPr>
            <w:tcW w:w="2318" w:type="dxa"/>
          </w:tcPr>
          <w:p w14:paraId="59DCDA11" w14:textId="03A81C58" w:rsidR="00D2752F" w:rsidRPr="00D06CD8" w:rsidRDefault="00D2752F" w:rsidP="00405873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 xml:space="preserve">Nếu chưa nhập đầy đủ thông tin thì như thế nào </w:t>
            </w:r>
          </w:p>
        </w:tc>
        <w:tc>
          <w:tcPr>
            <w:tcW w:w="1303" w:type="dxa"/>
          </w:tcPr>
          <w:p w14:paraId="08A6A3B5" w14:textId="486EF563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-Thông tin của hoá đơn</w:t>
            </w:r>
          </w:p>
        </w:tc>
        <w:tc>
          <w:tcPr>
            <w:tcW w:w="1746" w:type="dxa"/>
          </w:tcPr>
          <w:p w14:paraId="7BE30EF2" w14:textId="2B5454EA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  <w:lang w:val="vi-VN"/>
              </w:rPr>
              <w:t>Thông báo trường chưa nhập thông tin</w:t>
            </w:r>
          </w:p>
        </w:tc>
        <w:tc>
          <w:tcPr>
            <w:tcW w:w="1716" w:type="dxa"/>
          </w:tcPr>
          <w:p w14:paraId="50C162F5" w14:textId="5D4A6302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D2752F" w:rsidRPr="00D06CD8" w14:paraId="12ABB397" w14:textId="77777777" w:rsidTr="00FE1F9A">
        <w:trPr>
          <w:trHeight w:val="548"/>
        </w:trPr>
        <w:tc>
          <w:tcPr>
            <w:tcW w:w="2267" w:type="dxa"/>
            <w:vMerge/>
          </w:tcPr>
          <w:p w14:paraId="4E169308" w14:textId="77777777" w:rsidR="00D2752F" w:rsidRPr="00D06CD8" w:rsidRDefault="00D2752F" w:rsidP="00405873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5313825B" w14:textId="60156E94" w:rsidR="00D2752F" w:rsidRPr="00D06CD8" w:rsidRDefault="00D2752F" w:rsidP="00405873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 xml:space="preserve">Nếu trùng mã </w:t>
            </w:r>
          </w:p>
        </w:tc>
        <w:tc>
          <w:tcPr>
            <w:tcW w:w="1303" w:type="dxa"/>
          </w:tcPr>
          <w:p w14:paraId="2E7CBED7" w14:textId="786961D4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-Mã hoá đơn</w:t>
            </w:r>
          </w:p>
        </w:tc>
        <w:tc>
          <w:tcPr>
            <w:tcW w:w="1746" w:type="dxa"/>
          </w:tcPr>
          <w:p w14:paraId="02B21986" w14:textId="7F59E038" w:rsidR="00D2752F" w:rsidRPr="00D06CD8" w:rsidRDefault="00D2752F" w:rsidP="00405873">
            <w:pPr>
              <w:rPr>
                <w:sz w:val="24"/>
                <w:lang w:val="vi-VN"/>
              </w:rPr>
            </w:pPr>
            <w:r w:rsidRPr="00D06CD8">
              <w:rPr>
                <w:sz w:val="24"/>
              </w:rPr>
              <w:t>Thông báo trùng</w:t>
            </w:r>
          </w:p>
        </w:tc>
        <w:tc>
          <w:tcPr>
            <w:tcW w:w="1716" w:type="dxa"/>
          </w:tcPr>
          <w:p w14:paraId="0589CDE0" w14:textId="35FBC3A6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D2752F" w:rsidRPr="00D06CD8" w14:paraId="3897EFD8" w14:textId="77777777" w:rsidTr="00FE1F9A">
        <w:trPr>
          <w:trHeight w:val="548"/>
        </w:trPr>
        <w:tc>
          <w:tcPr>
            <w:tcW w:w="2267" w:type="dxa"/>
            <w:vMerge/>
          </w:tcPr>
          <w:p w14:paraId="31443AF9" w14:textId="77777777" w:rsidR="00D2752F" w:rsidRPr="00D06CD8" w:rsidRDefault="00D2752F" w:rsidP="00405873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219725F9" w14:textId="32248409" w:rsidR="00D2752F" w:rsidRPr="00D06CD8" w:rsidRDefault="00D2752F" w:rsidP="00405873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 xml:space="preserve">Chuột phải vào </w:t>
            </w:r>
            <w:r w:rsidRPr="00D06CD8">
              <w:rPr>
                <w:sz w:val="24"/>
              </w:rPr>
              <w:t>hoá đơn, món ăn</w:t>
            </w:r>
            <w:r w:rsidRPr="00D06CD8">
              <w:rPr>
                <w:sz w:val="24"/>
                <w:lang w:val="vi-VN"/>
              </w:rPr>
              <w:t xml:space="preserve"> có hiện chức năng sửa/xoá không</w:t>
            </w:r>
          </w:p>
        </w:tc>
        <w:tc>
          <w:tcPr>
            <w:tcW w:w="1303" w:type="dxa"/>
          </w:tcPr>
          <w:p w14:paraId="3E987352" w14:textId="1CE143E2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798CF946" w14:textId="08F5EBF4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Hiện chức năng </w:t>
            </w:r>
            <w:proofErr w:type="gramStart"/>
            <w:r w:rsidRPr="00D06CD8">
              <w:rPr>
                <w:sz w:val="24"/>
              </w:rPr>
              <w:t>sửa,xoá</w:t>
            </w:r>
            <w:proofErr w:type="gramEnd"/>
          </w:p>
        </w:tc>
        <w:tc>
          <w:tcPr>
            <w:tcW w:w="1716" w:type="dxa"/>
          </w:tcPr>
          <w:p w14:paraId="3043EAEA" w14:textId="5D69A19E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D2752F" w:rsidRPr="00D06CD8" w14:paraId="5A356657" w14:textId="77777777" w:rsidTr="00FE1F9A">
        <w:trPr>
          <w:trHeight w:val="548"/>
        </w:trPr>
        <w:tc>
          <w:tcPr>
            <w:tcW w:w="2267" w:type="dxa"/>
            <w:vMerge/>
          </w:tcPr>
          <w:p w14:paraId="28A35316" w14:textId="77777777" w:rsidR="00D2752F" w:rsidRPr="00D06CD8" w:rsidRDefault="00D2752F" w:rsidP="00405873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1CB74E68" w14:textId="4DA3FF3B" w:rsidR="00D2752F" w:rsidRPr="00D06CD8" w:rsidRDefault="00D2752F" w:rsidP="00405873">
            <w:pPr>
              <w:rPr>
                <w:sz w:val="24"/>
                <w:lang w:val="vi-VN"/>
              </w:rPr>
            </w:pPr>
            <w:r w:rsidRPr="00D06CD8">
              <w:rPr>
                <w:sz w:val="24"/>
                <w:lang w:val="vi-VN"/>
              </w:rPr>
              <w:t>Bảng có cập nhật lại sau khi thêm,xoá,sửa không</w:t>
            </w:r>
          </w:p>
        </w:tc>
        <w:tc>
          <w:tcPr>
            <w:tcW w:w="1303" w:type="dxa"/>
          </w:tcPr>
          <w:p w14:paraId="3F47B656" w14:textId="27835C4B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3D2AD0D1" w14:textId="75786543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Bảng cập nhật lại giá trị mới</w:t>
            </w:r>
          </w:p>
        </w:tc>
        <w:tc>
          <w:tcPr>
            <w:tcW w:w="1716" w:type="dxa"/>
          </w:tcPr>
          <w:p w14:paraId="2E99B805" w14:textId="26D1A823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D2752F" w:rsidRPr="00D06CD8" w14:paraId="54F7CF39" w14:textId="77777777" w:rsidTr="00FE1F9A">
        <w:trPr>
          <w:trHeight w:val="548"/>
        </w:trPr>
        <w:tc>
          <w:tcPr>
            <w:tcW w:w="2267" w:type="dxa"/>
            <w:vMerge/>
          </w:tcPr>
          <w:p w14:paraId="11427069" w14:textId="77777777" w:rsidR="00D2752F" w:rsidRPr="00D06CD8" w:rsidRDefault="00D2752F" w:rsidP="00405873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3CDF1CEC" w14:textId="13F0BE42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Nếu đặt bàn đang dùng thì như thế nào</w:t>
            </w:r>
          </w:p>
        </w:tc>
        <w:tc>
          <w:tcPr>
            <w:tcW w:w="1303" w:type="dxa"/>
          </w:tcPr>
          <w:p w14:paraId="56656D17" w14:textId="4279D4AE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-Số bàn</w:t>
            </w:r>
          </w:p>
        </w:tc>
        <w:tc>
          <w:tcPr>
            <w:tcW w:w="1746" w:type="dxa"/>
          </w:tcPr>
          <w:p w14:paraId="0C16DFA7" w14:textId="3FF53AC5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Thông báo bàn đang được dùng</w:t>
            </w:r>
          </w:p>
        </w:tc>
        <w:tc>
          <w:tcPr>
            <w:tcW w:w="1716" w:type="dxa"/>
          </w:tcPr>
          <w:p w14:paraId="648ECA67" w14:textId="234A675F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D2752F" w:rsidRPr="00D06CD8" w14:paraId="0CEE47C2" w14:textId="77777777" w:rsidTr="00FE1F9A">
        <w:trPr>
          <w:trHeight w:val="548"/>
        </w:trPr>
        <w:tc>
          <w:tcPr>
            <w:tcW w:w="2267" w:type="dxa"/>
            <w:vMerge/>
          </w:tcPr>
          <w:p w14:paraId="585D54DD" w14:textId="77777777" w:rsidR="00D2752F" w:rsidRPr="00D06CD8" w:rsidRDefault="00D2752F" w:rsidP="00405873">
            <w:pPr>
              <w:rPr>
                <w:sz w:val="24"/>
              </w:rPr>
            </w:pPr>
          </w:p>
        </w:tc>
        <w:tc>
          <w:tcPr>
            <w:tcW w:w="2318" w:type="dxa"/>
          </w:tcPr>
          <w:p w14:paraId="0F8D79E1" w14:textId="16D32F8A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Các nút có đưa đến các form phù hợp không</w:t>
            </w:r>
          </w:p>
        </w:tc>
        <w:tc>
          <w:tcPr>
            <w:tcW w:w="1303" w:type="dxa"/>
          </w:tcPr>
          <w:p w14:paraId="41896D2D" w14:textId="0648EA84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502E3947" w14:textId="649259EE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Hiện ra các form phù hợp</w:t>
            </w:r>
          </w:p>
        </w:tc>
        <w:tc>
          <w:tcPr>
            <w:tcW w:w="1716" w:type="dxa"/>
          </w:tcPr>
          <w:p w14:paraId="18584225" w14:textId="5EA095ED" w:rsidR="00D2752F" w:rsidRPr="00D06CD8" w:rsidRDefault="00D2752F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D2752F" w:rsidRPr="00D06CD8" w14:paraId="74E5B25F" w14:textId="77777777" w:rsidTr="00FE1F9A">
        <w:trPr>
          <w:trHeight w:val="548"/>
        </w:trPr>
        <w:tc>
          <w:tcPr>
            <w:tcW w:w="2267" w:type="dxa"/>
          </w:tcPr>
          <w:p w14:paraId="0EBE106C" w14:textId="791D8D0F" w:rsidR="00D2752F" w:rsidRPr="00D06CD8" w:rsidRDefault="00A852FA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Thay đổi qui định</w:t>
            </w:r>
          </w:p>
        </w:tc>
        <w:tc>
          <w:tcPr>
            <w:tcW w:w="2318" w:type="dxa"/>
          </w:tcPr>
          <w:p w14:paraId="2C88BDA4" w14:textId="2D1B31EE" w:rsidR="00D2752F" w:rsidRPr="00D06CD8" w:rsidRDefault="00A852FA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 xml:space="preserve">Các ràng buộc có theo đúng giá trị </w:t>
            </w:r>
            <w:r w:rsidR="007C13C3" w:rsidRPr="00D06CD8">
              <w:rPr>
                <w:sz w:val="24"/>
              </w:rPr>
              <w:t xml:space="preserve">mới cập nhật </w:t>
            </w:r>
            <w:r w:rsidRPr="00D06CD8">
              <w:rPr>
                <w:sz w:val="24"/>
              </w:rPr>
              <w:t>của các qui định không</w:t>
            </w:r>
          </w:p>
        </w:tc>
        <w:tc>
          <w:tcPr>
            <w:tcW w:w="1303" w:type="dxa"/>
          </w:tcPr>
          <w:p w14:paraId="14E012F0" w14:textId="0995DF9C" w:rsidR="00D2752F" w:rsidRPr="00D06CD8" w:rsidRDefault="00A852FA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73432E8E" w14:textId="6A767224" w:rsidR="00D2752F" w:rsidRPr="00D06CD8" w:rsidRDefault="007C13C3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Giá trị ràng buộc mới được cập nhật</w:t>
            </w:r>
          </w:p>
        </w:tc>
        <w:tc>
          <w:tcPr>
            <w:tcW w:w="1716" w:type="dxa"/>
          </w:tcPr>
          <w:p w14:paraId="735DE9F8" w14:textId="5D9A9099" w:rsidR="00D2752F" w:rsidRPr="00D06CD8" w:rsidRDefault="007C13C3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  <w:tr w:rsidR="00E14CDA" w:rsidRPr="00D06CD8" w14:paraId="088B41DE" w14:textId="77777777" w:rsidTr="00FE1F9A">
        <w:trPr>
          <w:trHeight w:val="548"/>
        </w:trPr>
        <w:tc>
          <w:tcPr>
            <w:tcW w:w="2267" w:type="dxa"/>
          </w:tcPr>
          <w:p w14:paraId="1AA006A3" w14:textId="5412F8E2" w:rsidR="00E14CDA" w:rsidRPr="00D06CD8" w:rsidRDefault="00E14CDA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Lập báo cáo tháng</w:t>
            </w:r>
          </w:p>
        </w:tc>
        <w:tc>
          <w:tcPr>
            <w:tcW w:w="2318" w:type="dxa"/>
          </w:tcPr>
          <w:p w14:paraId="082B560A" w14:textId="2C5482C0" w:rsidR="00E14CDA" w:rsidRPr="00D06CD8" w:rsidRDefault="00E14CDA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Tổng tiền có đúng giá trị không</w:t>
            </w:r>
          </w:p>
        </w:tc>
        <w:tc>
          <w:tcPr>
            <w:tcW w:w="1303" w:type="dxa"/>
          </w:tcPr>
          <w:p w14:paraId="0190614E" w14:textId="1E303FDF" w:rsidR="00E14CDA" w:rsidRPr="00D06CD8" w:rsidRDefault="00E14CDA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Không</w:t>
            </w:r>
          </w:p>
        </w:tc>
        <w:tc>
          <w:tcPr>
            <w:tcW w:w="1746" w:type="dxa"/>
          </w:tcPr>
          <w:p w14:paraId="1AF18C22" w14:textId="5244D328" w:rsidR="00E14CDA" w:rsidRPr="00D06CD8" w:rsidRDefault="00E14CDA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Tổng tiền = Tổng giá trị của các hoá đơn tháng</w:t>
            </w:r>
          </w:p>
        </w:tc>
        <w:tc>
          <w:tcPr>
            <w:tcW w:w="1716" w:type="dxa"/>
          </w:tcPr>
          <w:p w14:paraId="3F99C0EE" w14:textId="4B87DF67" w:rsidR="00E14CDA" w:rsidRPr="00D06CD8" w:rsidRDefault="00E14CDA" w:rsidP="00405873">
            <w:pPr>
              <w:rPr>
                <w:sz w:val="24"/>
              </w:rPr>
            </w:pPr>
            <w:r w:rsidRPr="00D06CD8">
              <w:rPr>
                <w:sz w:val="24"/>
              </w:rPr>
              <w:t>Đúng</w:t>
            </w:r>
          </w:p>
        </w:tc>
      </w:tr>
    </w:tbl>
    <w:p w14:paraId="6CDD04CC" w14:textId="089BE95F" w:rsidR="00C814E6" w:rsidRPr="00D06CD8" w:rsidRDefault="00795B2D" w:rsidP="0006038E">
      <w:pPr>
        <w:rPr>
          <w:ins w:id="1481" w:author="Phạm Quang Thịnh" w:date="2019-07-05T22:01:00Z"/>
          <w:sz w:val="36"/>
          <w:lang w:val="vi-VN"/>
        </w:rPr>
      </w:pPr>
      <w:ins w:id="1482" w:author="Hứa Văn Tuấn Anh" w:date="2019-07-05T23:12:00Z">
        <w:del w:id="1483" w:author="Phạm Quang Thịnh" w:date="2019-07-05T23:34:00Z">
          <w:r w:rsidRPr="00D06CD8" w:rsidDel="00D40750">
            <w:rPr>
              <w:sz w:val="24"/>
              <w:lang w:val="vi-VN"/>
            </w:rPr>
            <w:delText>*</w:delText>
          </w:r>
        </w:del>
      </w:ins>
      <w:ins w:id="1484" w:author="Hứa Văn Tuấn Anh" w:date="2019-07-05T23:13:00Z">
        <w:del w:id="1485" w:author="Phạm Quang Thịnh" w:date="2019-07-05T23:34:00Z">
          <w:r w:rsidRPr="00D06CD8" w:rsidDel="00D40750">
            <w:rPr>
              <w:sz w:val="24"/>
              <w:lang w:val="vi-VN"/>
            </w:rPr>
            <w:delText>****************************</w:delText>
          </w:r>
        </w:del>
      </w:ins>
      <w:ins w:id="1486" w:author="Hứa Văn Tuấn Anh" w:date="2019-07-05T23:16:00Z">
        <w:del w:id="1487" w:author="Phạm Quang Thịnh" w:date="2019-07-05T23:39:00Z">
          <w:r w:rsidR="00CC20C0" w:rsidRPr="00D06CD8" w:rsidDel="00BB0A06">
            <w:rPr>
              <w:sz w:val="24"/>
              <w:lang w:val="vi-VN"/>
            </w:rPr>
            <w:delText>*****************************</w:delText>
          </w:r>
        </w:del>
      </w:ins>
    </w:p>
    <w:p w14:paraId="24E3A9E7" w14:textId="5FABD788" w:rsidR="009269E2" w:rsidRPr="00D06CD8" w:rsidDel="009269E2" w:rsidRDefault="009269E2">
      <w:pPr>
        <w:pStyle w:val="ListParagraph"/>
        <w:numPr>
          <w:ilvl w:val="0"/>
          <w:numId w:val="64"/>
        </w:numPr>
        <w:rPr>
          <w:del w:id="1488" w:author="Phạm Quang Thịnh" w:date="2019-07-05T21:48:00Z"/>
          <w:sz w:val="36"/>
        </w:rPr>
        <w:pPrChange w:id="1489" w:author="Phạm Quang Thịnh" w:date="2019-07-05T21:45:00Z">
          <w:pPr>
            <w:pStyle w:val="Heading1"/>
          </w:pPr>
        </w:pPrChange>
      </w:pPr>
    </w:p>
    <w:p w14:paraId="52D637A8" w14:textId="22324E16" w:rsidR="007E56BA" w:rsidRPr="00D06CD8" w:rsidRDefault="007E56BA" w:rsidP="00512934">
      <w:pPr>
        <w:pStyle w:val="Heading1"/>
        <w:rPr>
          <w:ins w:id="1490" w:author="Phạm Quang Thịnh" w:date="2019-07-05T21:47:00Z"/>
          <w:sz w:val="36"/>
        </w:rPr>
      </w:pPr>
      <w:bookmarkStart w:id="1491" w:name="_Toc13165977"/>
      <w:r w:rsidRPr="00D06CD8">
        <w:rPr>
          <w:sz w:val="36"/>
        </w:rPr>
        <w:t>Chương 6: Kết luận</w:t>
      </w:r>
      <w:bookmarkEnd w:id="1491"/>
    </w:p>
    <w:p w14:paraId="1C8BCF15" w14:textId="46C1AF27" w:rsidR="00EA17AD" w:rsidRPr="00D06CD8" w:rsidRDefault="00801807" w:rsidP="00EA17AD">
      <w:pPr>
        <w:pStyle w:val="ListParagraph"/>
        <w:numPr>
          <w:ilvl w:val="0"/>
          <w:numId w:val="74"/>
        </w:numPr>
        <w:rPr>
          <w:ins w:id="1492" w:author="Phạm Quang Thịnh" w:date="2019-07-05T23:43:00Z"/>
          <w:sz w:val="32"/>
          <w:szCs w:val="28"/>
          <w:rPrChange w:id="1493" w:author="Phạm Quang Thịnh" w:date="2019-07-05T23:52:00Z">
            <w:rPr>
              <w:ins w:id="1494" w:author="Phạm Quang Thịnh" w:date="2019-07-05T23:43:00Z"/>
              <w:sz w:val="24"/>
              <w:szCs w:val="24"/>
            </w:rPr>
          </w:rPrChange>
        </w:rPr>
      </w:pPr>
      <w:ins w:id="1495" w:author="Phạm Quang Thịnh" w:date="2019-07-05T23:41:00Z">
        <w:r w:rsidRPr="00D06CD8">
          <w:rPr>
            <w:sz w:val="32"/>
            <w:szCs w:val="28"/>
            <w:rPrChange w:id="1496" w:author="Phạm Quang Thịnh" w:date="2019-07-05T23:52:00Z">
              <w:rPr>
                <w:sz w:val="24"/>
                <w:szCs w:val="24"/>
              </w:rPr>
            </w:rPrChange>
          </w:rPr>
          <w:t xml:space="preserve">Qua </w:t>
        </w:r>
      </w:ins>
      <w:ins w:id="1497" w:author="Phạm Quang Thịnh" w:date="2019-07-05T23:43:00Z">
        <w:r w:rsidR="00EA17AD" w:rsidRPr="00D06CD8">
          <w:rPr>
            <w:sz w:val="32"/>
            <w:szCs w:val="28"/>
            <w:rPrChange w:id="1498" w:author="Phạm Quang Thịnh" w:date="2019-07-05T23:52:00Z">
              <w:rPr>
                <w:sz w:val="24"/>
                <w:szCs w:val="24"/>
              </w:rPr>
            </w:rPrChange>
          </w:rPr>
          <w:t>qu</w:t>
        </w:r>
      </w:ins>
      <w:ins w:id="1499" w:author="Phạm Quang Thịnh" w:date="2019-07-05T23:52:00Z">
        <w:r w:rsidR="00EA17AD" w:rsidRPr="00D06CD8">
          <w:rPr>
            <w:sz w:val="32"/>
            <w:szCs w:val="28"/>
            <w:rPrChange w:id="1500" w:author="Phạm Quang Thịnh" w:date="2019-07-05T23:52:00Z">
              <w:rPr>
                <w:sz w:val="24"/>
                <w:szCs w:val="24"/>
              </w:rPr>
            </w:rPrChange>
          </w:rPr>
          <w:t>á</w:t>
        </w:r>
      </w:ins>
      <w:ins w:id="1501" w:author="Phạm Quang Thịnh" w:date="2019-07-05T23:43:00Z">
        <w:r w:rsidR="00EA17AD" w:rsidRPr="00D06CD8">
          <w:rPr>
            <w:sz w:val="32"/>
            <w:szCs w:val="28"/>
            <w:rPrChange w:id="1502" w:author="Phạm Quang Thịnh" w:date="2019-07-05T23:52:00Z">
              <w:rPr>
                <w:sz w:val="24"/>
                <w:szCs w:val="24"/>
              </w:rPr>
            </w:rPrChange>
          </w:rPr>
          <w:t xml:space="preserve"> trình phân công, thiết kế và lên kế hoạch, nhóm đã xây dựng được một phần mềm quản lí </w:t>
        </w:r>
      </w:ins>
      <w:r w:rsidR="00E14CDA" w:rsidRPr="00D06CD8">
        <w:rPr>
          <w:sz w:val="32"/>
          <w:szCs w:val="28"/>
        </w:rPr>
        <w:t>nhà hàng</w:t>
      </w:r>
      <w:ins w:id="1503" w:author="Phạm Quang Thịnh" w:date="2019-07-05T23:43:00Z">
        <w:r w:rsidR="00EA17AD" w:rsidRPr="00D06CD8">
          <w:rPr>
            <w:sz w:val="32"/>
            <w:szCs w:val="28"/>
            <w:rPrChange w:id="1504" w:author="Phạm Quang Thịnh" w:date="2019-07-05T23:52:00Z">
              <w:rPr>
                <w:sz w:val="24"/>
                <w:szCs w:val="24"/>
              </w:rPr>
            </w:rPrChange>
          </w:rPr>
          <w:t xml:space="preserve"> đáp ứng đủ các yêu cầu nghiệp vụ được giao </w:t>
        </w:r>
      </w:ins>
      <w:r w:rsidR="00E14CDA" w:rsidRPr="00D06CD8">
        <w:rPr>
          <w:sz w:val="32"/>
          <w:szCs w:val="28"/>
        </w:rPr>
        <w:t>ban đầu</w:t>
      </w:r>
    </w:p>
    <w:p w14:paraId="4315BA0F" w14:textId="484336E5" w:rsidR="00EA17AD" w:rsidRPr="00D06CD8" w:rsidRDefault="00EA17AD" w:rsidP="00EA17AD">
      <w:pPr>
        <w:pStyle w:val="ListParagraph"/>
        <w:numPr>
          <w:ilvl w:val="0"/>
          <w:numId w:val="74"/>
        </w:numPr>
        <w:rPr>
          <w:ins w:id="1505" w:author="Phạm Quang Thịnh" w:date="2019-07-05T23:46:00Z"/>
          <w:sz w:val="32"/>
          <w:szCs w:val="28"/>
          <w:rPrChange w:id="1506" w:author="Phạm Quang Thịnh" w:date="2019-07-05T23:52:00Z">
            <w:rPr>
              <w:ins w:id="1507" w:author="Phạm Quang Thịnh" w:date="2019-07-05T23:46:00Z"/>
              <w:sz w:val="24"/>
              <w:szCs w:val="24"/>
            </w:rPr>
          </w:rPrChange>
        </w:rPr>
      </w:pPr>
      <w:ins w:id="1508" w:author="Phạm Quang Thịnh" w:date="2019-07-05T23:43:00Z">
        <w:r w:rsidRPr="00D06CD8">
          <w:rPr>
            <w:sz w:val="32"/>
            <w:szCs w:val="28"/>
            <w:rPrChange w:id="1509" w:author="Phạm Quang Thịnh" w:date="2019-07-05T23:52:00Z">
              <w:rPr>
                <w:sz w:val="24"/>
                <w:szCs w:val="24"/>
              </w:rPr>
            </w:rPrChange>
          </w:rPr>
          <w:t>Tuy nhiên</w:t>
        </w:r>
      </w:ins>
      <w:ins w:id="1510" w:author="Phạm Quang Thịnh" w:date="2019-07-05T23:45:00Z">
        <w:r w:rsidRPr="00D06CD8">
          <w:rPr>
            <w:sz w:val="32"/>
            <w:szCs w:val="28"/>
            <w:rPrChange w:id="1511" w:author="Phạm Quang Thịnh" w:date="2019-07-05T23:52:00Z">
              <w:rPr>
                <w:sz w:val="24"/>
                <w:szCs w:val="24"/>
              </w:rPr>
            </w:rPrChange>
          </w:rPr>
          <w:t>, do c</w:t>
        </w:r>
      </w:ins>
      <w:ins w:id="1512" w:author="Phạm Quang Thịnh" w:date="2019-07-05T23:46:00Z">
        <w:r w:rsidRPr="00D06CD8">
          <w:rPr>
            <w:sz w:val="32"/>
            <w:szCs w:val="28"/>
            <w:rPrChange w:id="1513" w:author="Phạm Quang Thịnh" w:date="2019-07-05T23:52:00Z">
              <w:rPr>
                <w:sz w:val="24"/>
                <w:szCs w:val="24"/>
              </w:rPr>
            </w:rPrChange>
          </w:rPr>
          <w:t>òn thiếu kinh nghiệm nên nhóm gặp nhiều khó khăn, tranh cãi trong việc thiết kế dữ liệu, xây dựng giao diện phần mềm</w:t>
        </w:r>
      </w:ins>
      <w:r w:rsidR="00E14CDA" w:rsidRPr="00D06CD8">
        <w:rPr>
          <w:sz w:val="32"/>
          <w:szCs w:val="28"/>
        </w:rPr>
        <w:t>. Nhiều phần thiết kế cơ sở dữ liệu vẫn còn chưa hợp lý, thiết kế giao diện chưa được đẹp, thân thiện với người dùng</w:t>
      </w:r>
      <w:r w:rsidR="00B23997" w:rsidRPr="00D06CD8">
        <w:rPr>
          <w:sz w:val="32"/>
          <w:szCs w:val="28"/>
        </w:rPr>
        <w:t>. Các địa điểm khảo sát còn ít, chưa thu đủ số liệu phù hợp.</w:t>
      </w:r>
    </w:p>
    <w:p w14:paraId="4D181D9E" w14:textId="66D824E0" w:rsidR="00EA17AD" w:rsidRPr="00D06CD8" w:rsidRDefault="00EA17AD">
      <w:pPr>
        <w:pStyle w:val="ListParagraph"/>
        <w:numPr>
          <w:ilvl w:val="0"/>
          <w:numId w:val="74"/>
        </w:numPr>
        <w:rPr>
          <w:szCs w:val="28"/>
          <w:rPrChange w:id="1514" w:author="Phạm Quang Thịnh" w:date="2019-07-05T23:52:00Z">
            <w:rPr/>
          </w:rPrChange>
        </w:rPr>
        <w:pPrChange w:id="1515" w:author="Phạm Quang Thịnh" w:date="2019-07-05T23:43:00Z">
          <w:pPr>
            <w:pStyle w:val="Heading1"/>
          </w:pPr>
        </w:pPrChange>
      </w:pPr>
      <w:ins w:id="1516" w:author="Phạm Quang Thịnh" w:date="2019-07-05T23:46:00Z">
        <w:r w:rsidRPr="00D06CD8">
          <w:rPr>
            <w:sz w:val="32"/>
            <w:szCs w:val="28"/>
            <w:rPrChange w:id="1517" w:author="Phạm Quang Thịnh" w:date="2019-07-05T23:52:00Z">
              <w:rPr>
                <w:sz w:val="24"/>
                <w:szCs w:val="24"/>
              </w:rPr>
            </w:rPrChange>
          </w:rPr>
          <w:t xml:space="preserve">Đồ án là </w:t>
        </w:r>
      </w:ins>
      <w:ins w:id="1518" w:author="Phạm Quang Thịnh" w:date="2019-07-05T23:51:00Z">
        <w:r w:rsidRPr="00D06CD8">
          <w:rPr>
            <w:sz w:val="32"/>
            <w:szCs w:val="28"/>
            <w:rPrChange w:id="1519" w:author="Phạm Quang Thịnh" w:date="2019-07-05T23:52:00Z">
              <w:rPr>
                <w:sz w:val="24"/>
                <w:szCs w:val="24"/>
              </w:rPr>
            </w:rPrChange>
          </w:rPr>
          <w:t xml:space="preserve">kinh nghiệm để nhóm được </w:t>
        </w:r>
      </w:ins>
      <w:r w:rsidR="00E14CDA" w:rsidRPr="00D06CD8">
        <w:rPr>
          <w:sz w:val="32"/>
          <w:szCs w:val="28"/>
        </w:rPr>
        <w:t xml:space="preserve">tiếp tục thực </w:t>
      </w:r>
      <w:proofErr w:type="gramStart"/>
      <w:r w:rsidR="00E14CDA" w:rsidRPr="00D06CD8">
        <w:rPr>
          <w:sz w:val="32"/>
          <w:szCs w:val="28"/>
        </w:rPr>
        <w:t>hành,tiếp</w:t>
      </w:r>
      <w:proofErr w:type="gramEnd"/>
      <w:r w:rsidR="00E14CDA" w:rsidRPr="00D06CD8">
        <w:rPr>
          <w:sz w:val="32"/>
          <w:szCs w:val="28"/>
        </w:rPr>
        <w:t xml:space="preserve"> xúc với</w:t>
      </w:r>
      <w:ins w:id="1520" w:author="Phạm Quang Thịnh" w:date="2019-07-05T23:51:00Z">
        <w:r w:rsidRPr="00D06CD8">
          <w:rPr>
            <w:sz w:val="32"/>
            <w:szCs w:val="28"/>
            <w:rPrChange w:id="1521" w:author="Phạm Quang Thịnh" w:date="2019-07-05T23:52:00Z">
              <w:rPr>
                <w:sz w:val="24"/>
                <w:szCs w:val="24"/>
              </w:rPr>
            </w:rPrChange>
          </w:rPr>
          <w:t xml:space="preserve"> mô hình 3 lớ</w:t>
        </w:r>
      </w:ins>
      <w:r w:rsidR="00E14CDA" w:rsidRPr="00D06CD8">
        <w:rPr>
          <w:sz w:val="32"/>
          <w:szCs w:val="28"/>
        </w:rPr>
        <w:t>p</w:t>
      </w:r>
      <w:ins w:id="1522" w:author="Phạm Quang Thịnh" w:date="2019-07-05T23:51:00Z">
        <w:r w:rsidRPr="00D06CD8">
          <w:rPr>
            <w:sz w:val="32"/>
            <w:szCs w:val="28"/>
            <w:rPrChange w:id="1523" w:author="Phạm Quang Thịnh" w:date="2019-07-05T23:52:00Z">
              <w:rPr>
                <w:sz w:val="24"/>
                <w:szCs w:val="24"/>
              </w:rPr>
            </w:rPrChange>
          </w:rPr>
          <w:t>, đồng thời học và phát triển các kĩ năng phân tích, thiết kế phần mềm phù hợp cho khách hàng</w:t>
        </w:r>
      </w:ins>
      <w:r w:rsidR="00E14CDA" w:rsidRPr="00D06CD8">
        <w:rPr>
          <w:sz w:val="32"/>
          <w:szCs w:val="28"/>
        </w:rPr>
        <w:t>.</w:t>
      </w:r>
    </w:p>
    <w:p w14:paraId="31266225" w14:textId="32DCF333" w:rsidR="0088781F" w:rsidRPr="00D06CD8" w:rsidRDefault="007E56BA">
      <w:pPr>
        <w:pStyle w:val="Heading1"/>
        <w:rPr>
          <w:sz w:val="36"/>
        </w:rPr>
      </w:pPr>
      <w:bookmarkStart w:id="1524" w:name="_Toc13165978"/>
      <w:r w:rsidRPr="00D06CD8">
        <w:rPr>
          <w:sz w:val="36"/>
        </w:rPr>
        <w:t>Tài liệu tham khảo</w:t>
      </w:r>
      <w:bookmarkEnd w:id="1524"/>
    </w:p>
    <w:p w14:paraId="6CFE98EC" w14:textId="616AC690" w:rsidR="00177813" w:rsidRPr="00D06CD8" w:rsidRDefault="0088781F" w:rsidP="00177813">
      <w:pPr>
        <w:rPr>
          <w:ins w:id="1525" w:author="Phạm Quang Thịnh" w:date="2019-07-05T23:59:00Z"/>
          <w:sz w:val="24"/>
        </w:rPr>
      </w:pPr>
      <w:ins w:id="1526" w:author="Phạm Quang Thịnh" w:date="2019-07-05T23:57:00Z">
        <w:r w:rsidRPr="00D06CD8">
          <w:rPr>
            <w:sz w:val="24"/>
          </w:rPr>
          <w:fldChar w:fldCharType="begin"/>
        </w:r>
        <w:r w:rsidRPr="00D06CD8">
          <w:rPr>
            <w:sz w:val="24"/>
          </w:rPr>
          <w:instrText xml:space="preserve"> HYPERLINK "https://www.geeksforgeeks.org/software-engineering-introduction-to-software-engineering/" </w:instrText>
        </w:r>
        <w:r w:rsidRPr="00D06CD8">
          <w:rPr>
            <w:sz w:val="24"/>
          </w:rPr>
          <w:fldChar w:fldCharType="separate"/>
        </w:r>
        <w:r w:rsidRPr="00D06CD8">
          <w:rPr>
            <w:rStyle w:val="Hyperlink"/>
            <w:sz w:val="24"/>
          </w:rPr>
          <w:t>https://www.geeksforgeeks.org/software-engineering-introduction-to-software-engineering/</w:t>
        </w:r>
        <w:r w:rsidRPr="00D06CD8">
          <w:rPr>
            <w:sz w:val="24"/>
          </w:rPr>
          <w:fldChar w:fldCharType="end"/>
        </w:r>
      </w:ins>
    </w:p>
    <w:p w14:paraId="585076C0" w14:textId="00938D63" w:rsidR="0088781F" w:rsidRPr="00D06CD8" w:rsidRDefault="0088781F" w:rsidP="00177813">
      <w:pPr>
        <w:rPr>
          <w:sz w:val="24"/>
        </w:rPr>
      </w:pPr>
      <w:ins w:id="1527" w:author="Phạm Quang Thịnh" w:date="2019-07-05T23:59:00Z">
        <w:r w:rsidRPr="00D06CD8">
          <w:rPr>
            <w:sz w:val="24"/>
          </w:rPr>
          <w:fldChar w:fldCharType="begin"/>
        </w:r>
        <w:r w:rsidRPr="00D06CD8">
          <w:rPr>
            <w:sz w:val="24"/>
          </w:rPr>
          <w:instrText xml:space="preserve"> HYPERLINK "https://searchdatamanagement.techtarget.com/definition/entity-relationship-diagram-ERD" </w:instrText>
        </w:r>
        <w:r w:rsidRPr="00D06CD8">
          <w:rPr>
            <w:sz w:val="24"/>
          </w:rPr>
          <w:fldChar w:fldCharType="separate"/>
        </w:r>
        <w:r w:rsidRPr="00D06CD8">
          <w:rPr>
            <w:rStyle w:val="Hyperlink"/>
            <w:sz w:val="24"/>
          </w:rPr>
          <w:t>https://searchdatamanagement.techtarget.com/definition/entity-relationship-diagram-ERD</w:t>
        </w:r>
        <w:r w:rsidRPr="00D06CD8">
          <w:rPr>
            <w:sz w:val="24"/>
          </w:rPr>
          <w:fldChar w:fldCharType="end"/>
        </w:r>
      </w:ins>
    </w:p>
    <w:p w14:paraId="37A3D16D" w14:textId="5D76F02A" w:rsidR="00FF42B3" w:rsidRPr="00D06CD8" w:rsidRDefault="00EF2D8B" w:rsidP="00177813">
      <w:pPr>
        <w:rPr>
          <w:sz w:val="24"/>
        </w:rPr>
      </w:pPr>
      <w:hyperlink r:id="rId66" w:history="1">
        <w:r w:rsidR="00FF42B3" w:rsidRPr="00D06CD8">
          <w:rPr>
            <w:rStyle w:val="Hyperlink"/>
            <w:sz w:val="24"/>
          </w:rPr>
          <w:t>https://medium.com/@smagid_allThings/uml-class-diagrams-tutorial-step-by-step-520fd83b300b</w:t>
        </w:r>
      </w:hyperlink>
    </w:p>
    <w:p w14:paraId="36E859D1" w14:textId="5FD11CE9" w:rsidR="00934CED" w:rsidRDefault="00EF2D8B" w:rsidP="00177813">
      <w:pPr>
        <w:rPr>
          <w:rStyle w:val="Hyperlink"/>
          <w:sz w:val="24"/>
        </w:rPr>
      </w:pPr>
      <w:hyperlink r:id="rId67" w:history="1">
        <w:r w:rsidR="00934CED" w:rsidRPr="00D06CD8">
          <w:rPr>
            <w:rStyle w:val="Hyperlink"/>
            <w:sz w:val="24"/>
          </w:rPr>
          <w:t>https://www.smartdraw.com/entity-relationship-diagram/</w:t>
        </w:r>
      </w:hyperlink>
      <w:bookmarkStart w:id="1528" w:name="_GoBack"/>
      <w:bookmarkEnd w:id="1528"/>
    </w:p>
    <w:p w14:paraId="744EF2CE" w14:textId="5CDDB7EA" w:rsidR="00EF2D8B" w:rsidRPr="00D06CD8" w:rsidRDefault="00EF2D8B" w:rsidP="00177813">
      <w:pPr>
        <w:rPr>
          <w:sz w:val="24"/>
        </w:rPr>
      </w:pPr>
      <w:r>
        <w:rPr>
          <w:sz w:val="24"/>
        </w:rPr>
        <w:t xml:space="preserve">LINK GITHUB: </w:t>
      </w:r>
      <w:hyperlink r:id="rId68" w:history="1">
        <w:r>
          <w:rPr>
            <w:rStyle w:val="Hyperlink"/>
          </w:rPr>
          <w:t>https://github.com/hvtanh07/pm-Quan-ly-nha-hang</w:t>
        </w:r>
      </w:hyperlink>
    </w:p>
    <w:p w14:paraId="1A15BC4D" w14:textId="4EE599C8" w:rsidR="00177813" w:rsidRPr="00D06CD8" w:rsidRDefault="00177813" w:rsidP="00177813">
      <w:pPr>
        <w:rPr>
          <w:sz w:val="24"/>
        </w:rPr>
      </w:pPr>
    </w:p>
    <w:p w14:paraId="59497641" w14:textId="724A8B54" w:rsidR="00177813" w:rsidRPr="00D06CD8" w:rsidRDefault="00177813" w:rsidP="00177813">
      <w:pPr>
        <w:rPr>
          <w:sz w:val="24"/>
        </w:rPr>
      </w:pPr>
    </w:p>
    <w:p w14:paraId="30D00F0D" w14:textId="38DE312D" w:rsidR="00177813" w:rsidRPr="00D06CD8" w:rsidRDefault="00177813" w:rsidP="00177813">
      <w:pPr>
        <w:rPr>
          <w:sz w:val="24"/>
        </w:rPr>
      </w:pPr>
    </w:p>
    <w:p w14:paraId="3F1161D1" w14:textId="18E259EF" w:rsidR="00177813" w:rsidRPr="00D06CD8" w:rsidRDefault="00177813" w:rsidP="00177813">
      <w:pPr>
        <w:rPr>
          <w:sz w:val="24"/>
        </w:rPr>
      </w:pPr>
    </w:p>
    <w:p w14:paraId="3EA0D27B" w14:textId="3AB79C6A" w:rsidR="00177813" w:rsidRPr="00D06CD8" w:rsidRDefault="00177813" w:rsidP="00177813">
      <w:pPr>
        <w:rPr>
          <w:sz w:val="24"/>
        </w:rPr>
      </w:pPr>
    </w:p>
    <w:p w14:paraId="30F85F48" w14:textId="436C1FA7" w:rsidR="00177813" w:rsidRPr="00D06CD8" w:rsidRDefault="00177813" w:rsidP="00177813">
      <w:pPr>
        <w:rPr>
          <w:sz w:val="24"/>
        </w:rPr>
      </w:pPr>
    </w:p>
    <w:p w14:paraId="260722FC" w14:textId="7AD5E4CD" w:rsidR="00177813" w:rsidRPr="00D06CD8" w:rsidRDefault="00177813" w:rsidP="00177813">
      <w:pPr>
        <w:rPr>
          <w:sz w:val="24"/>
        </w:rPr>
      </w:pPr>
    </w:p>
    <w:p w14:paraId="7AB782B5" w14:textId="6D1E4BDE" w:rsidR="00177813" w:rsidRPr="00D06CD8" w:rsidRDefault="00177813" w:rsidP="00177813">
      <w:pPr>
        <w:rPr>
          <w:sz w:val="24"/>
        </w:rPr>
      </w:pPr>
    </w:p>
    <w:p w14:paraId="5139C907" w14:textId="77777777" w:rsidR="00177813" w:rsidRPr="00D06CD8" w:rsidRDefault="00177813" w:rsidP="00177813">
      <w:pPr>
        <w:rPr>
          <w:sz w:val="24"/>
        </w:rPr>
      </w:pPr>
    </w:p>
    <w:sectPr w:rsidR="00177813" w:rsidRPr="00D06CD8" w:rsidSect="003638AA">
      <w:type w:val="continuous"/>
      <w:pgSz w:w="12240" w:h="15840"/>
      <w:pgMar w:top="1440" w:right="1440" w:bottom="1440" w:left="1440" w:header="720" w:footer="720" w:gutter="0"/>
      <w:pgNumType w:start="2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102704" w14:textId="77777777" w:rsidR="003F670D" w:rsidRDefault="003F670D" w:rsidP="00DE37E0">
      <w:pPr>
        <w:spacing w:after="0" w:line="240" w:lineRule="auto"/>
      </w:pPr>
      <w:r>
        <w:separator/>
      </w:r>
    </w:p>
  </w:endnote>
  <w:endnote w:type="continuationSeparator" w:id="0">
    <w:p w14:paraId="61ED16B6" w14:textId="77777777" w:rsidR="003F670D" w:rsidRDefault="003F670D" w:rsidP="00DE3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2492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7FAED0" w14:textId="3BAAC5D1" w:rsidR="00BC3702" w:rsidRDefault="00BC37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F0441C" w14:textId="77777777" w:rsidR="00BC3702" w:rsidRDefault="00BC37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86984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DFBF00" w14:textId="2A10AF93" w:rsidR="00BC3702" w:rsidRDefault="00BC37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D5A37C" w14:textId="77777777" w:rsidR="00BC3702" w:rsidRDefault="00BC37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A591E" w14:textId="77777777" w:rsidR="003F670D" w:rsidRDefault="003F670D" w:rsidP="00DE37E0">
      <w:pPr>
        <w:spacing w:after="0" w:line="240" w:lineRule="auto"/>
      </w:pPr>
      <w:r>
        <w:separator/>
      </w:r>
    </w:p>
  </w:footnote>
  <w:footnote w:type="continuationSeparator" w:id="0">
    <w:p w14:paraId="3F407CC2" w14:textId="77777777" w:rsidR="003F670D" w:rsidRDefault="003F670D" w:rsidP="00DE3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5F5"/>
    <w:multiLevelType w:val="hybridMultilevel"/>
    <w:tmpl w:val="5254C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3122F"/>
    <w:multiLevelType w:val="hybridMultilevel"/>
    <w:tmpl w:val="956E1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C370AA"/>
    <w:multiLevelType w:val="hybridMultilevel"/>
    <w:tmpl w:val="D2CECB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665DBC"/>
    <w:multiLevelType w:val="hybridMultilevel"/>
    <w:tmpl w:val="A56CBAA0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 w15:restartNumberingAfterBreak="0">
    <w:nsid w:val="038944B4"/>
    <w:multiLevelType w:val="hybridMultilevel"/>
    <w:tmpl w:val="E8C677B8"/>
    <w:lvl w:ilvl="0" w:tplc="A8B0EEA6">
      <w:start w:val="3"/>
      <w:numFmt w:val="lowerLetter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070B02"/>
    <w:multiLevelType w:val="hybridMultilevel"/>
    <w:tmpl w:val="DAFCA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1775B0"/>
    <w:multiLevelType w:val="hybridMultilevel"/>
    <w:tmpl w:val="737E4A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5A13063"/>
    <w:multiLevelType w:val="hybridMultilevel"/>
    <w:tmpl w:val="EB6C3EA8"/>
    <w:lvl w:ilvl="0" w:tplc="8CA4DB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70365C"/>
    <w:multiLevelType w:val="hybridMultilevel"/>
    <w:tmpl w:val="274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F1322F"/>
    <w:multiLevelType w:val="hybridMultilevel"/>
    <w:tmpl w:val="F9ACB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2D0D22"/>
    <w:multiLevelType w:val="hybridMultilevel"/>
    <w:tmpl w:val="7D824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A041B8"/>
    <w:multiLevelType w:val="hybridMultilevel"/>
    <w:tmpl w:val="08D06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ED77829"/>
    <w:multiLevelType w:val="hybridMultilevel"/>
    <w:tmpl w:val="016279AE"/>
    <w:lvl w:ilvl="0" w:tplc="94CA9B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7164B3"/>
    <w:multiLevelType w:val="hybridMultilevel"/>
    <w:tmpl w:val="C88C4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0941E5"/>
    <w:multiLevelType w:val="hybridMultilevel"/>
    <w:tmpl w:val="F9EC9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B218A0"/>
    <w:multiLevelType w:val="hybridMultilevel"/>
    <w:tmpl w:val="2D1CE9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23318"/>
    <w:multiLevelType w:val="hybridMultilevel"/>
    <w:tmpl w:val="DE6EE1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9D6E5F"/>
    <w:multiLevelType w:val="hybridMultilevel"/>
    <w:tmpl w:val="7D824D00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15BC1326"/>
    <w:multiLevelType w:val="hybridMultilevel"/>
    <w:tmpl w:val="0DFAB3C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5BF6538"/>
    <w:multiLevelType w:val="hybridMultilevel"/>
    <w:tmpl w:val="E8C8CE7E"/>
    <w:lvl w:ilvl="0" w:tplc="5AEC797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8934A4"/>
    <w:multiLevelType w:val="hybridMultilevel"/>
    <w:tmpl w:val="362C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8483476"/>
    <w:multiLevelType w:val="hybridMultilevel"/>
    <w:tmpl w:val="7EBED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110122"/>
    <w:multiLevelType w:val="hybridMultilevel"/>
    <w:tmpl w:val="3DB6E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C5D55EF"/>
    <w:multiLevelType w:val="hybridMultilevel"/>
    <w:tmpl w:val="C1767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F2B6DD6"/>
    <w:multiLevelType w:val="hybridMultilevel"/>
    <w:tmpl w:val="DFA0ACE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01F6DA2"/>
    <w:multiLevelType w:val="hybridMultilevel"/>
    <w:tmpl w:val="6908F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672BAC"/>
    <w:multiLevelType w:val="hybridMultilevel"/>
    <w:tmpl w:val="95847F1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224A2699"/>
    <w:multiLevelType w:val="hybridMultilevel"/>
    <w:tmpl w:val="ECEA65D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8B74E1"/>
    <w:multiLevelType w:val="hybridMultilevel"/>
    <w:tmpl w:val="6234EE10"/>
    <w:lvl w:ilvl="0" w:tplc="A8B0EEA6">
      <w:start w:val="3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0" w:hanging="360"/>
      </w:pPr>
    </w:lvl>
    <w:lvl w:ilvl="2" w:tplc="0409001B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29" w15:restartNumberingAfterBreak="0">
    <w:nsid w:val="23B502F2"/>
    <w:multiLevelType w:val="hybridMultilevel"/>
    <w:tmpl w:val="A5E6E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EA4F1C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7452B15"/>
    <w:multiLevelType w:val="hybridMultilevel"/>
    <w:tmpl w:val="218C5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7494916"/>
    <w:multiLevelType w:val="hybridMultilevel"/>
    <w:tmpl w:val="1FCAD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2B23254D"/>
    <w:multiLevelType w:val="hybridMultilevel"/>
    <w:tmpl w:val="6FB4D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C7F40AD"/>
    <w:multiLevelType w:val="hybridMultilevel"/>
    <w:tmpl w:val="843090AE"/>
    <w:lvl w:ilvl="0" w:tplc="7000415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C893011"/>
    <w:multiLevelType w:val="hybridMultilevel"/>
    <w:tmpl w:val="49AA6D74"/>
    <w:lvl w:ilvl="0" w:tplc="3C5292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CB97718"/>
    <w:multiLevelType w:val="hybridMultilevel"/>
    <w:tmpl w:val="AAF287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2E0A66F4"/>
    <w:multiLevelType w:val="hybridMultilevel"/>
    <w:tmpl w:val="F25EA7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11B1825"/>
    <w:multiLevelType w:val="hybridMultilevel"/>
    <w:tmpl w:val="D17AD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16A73F8"/>
    <w:multiLevelType w:val="hybridMultilevel"/>
    <w:tmpl w:val="A61A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3DF4137"/>
    <w:multiLevelType w:val="hybridMultilevel"/>
    <w:tmpl w:val="3F285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4BF51F0"/>
    <w:multiLevelType w:val="hybridMultilevel"/>
    <w:tmpl w:val="47504734"/>
    <w:lvl w:ilvl="0" w:tplc="04090015">
      <w:start w:val="1"/>
      <w:numFmt w:val="upperLetter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2" w15:restartNumberingAfterBreak="0">
    <w:nsid w:val="35A83325"/>
    <w:multiLevelType w:val="hybridMultilevel"/>
    <w:tmpl w:val="7CC28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5F6E0A"/>
    <w:multiLevelType w:val="hybridMultilevel"/>
    <w:tmpl w:val="7542C7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D92E17"/>
    <w:multiLevelType w:val="hybridMultilevel"/>
    <w:tmpl w:val="EC58A728"/>
    <w:lvl w:ilvl="0" w:tplc="1F9AC4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E624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D076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0EAF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688B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6EE2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8650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CC84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C41E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B3E0C18"/>
    <w:multiLevelType w:val="hybridMultilevel"/>
    <w:tmpl w:val="4012705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3DE840DC"/>
    <w:multiLevelType w:val="hybridMultilevel"/>
    <w:tmpl w:val="D3DC4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1EA7741"/>
    <w:multiLevelType w:val="hybridMultilevel"/>
    <w:tmpl w:val="0936A8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8" w15:restartNumberingAfterBreak="0">
    <w:nsid w:val="425F6C55"/>
    <w:multiLevelType w:val="hybridMultilevel"/>
    <w:tmpl w:val="B28E87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44426480"/>
    <w:multiLevelType w:val="hybridMultilevel"/>
    <w:tmpl w:val="AE14C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494135F"/>
    <w:multiLevelType w:val="hybridMultilevel"/>
    <w:tmpl w:val="7D824D00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1" w15:restartNumberingAfterBreak="0">
    <w:nsid w:val="482F0835"/>
    <w:multiLevelType w:val="hybridMultilevel"/>
    <w:tmpl w:val="0988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9D230F1"/>
    <w:multiLevelType w:val="hybridMultilevel"/>
    <w:tmpl w:val="84145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ADE7BDC"/>
    <w:multiLevelType w:val="hybridMultilevel"/>
    <w:tmpl w:val="0FEA0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C29153D"/>
    <w:multiLevelType w:val="hybridMultilevel"/>
    <w:tmpl w:val="140EC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C343C31"/>
    <w:multiLevelType w:val="hybridMultilevel"/>
    <w:tmpl w:val="E962D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D8E7500"/>
    <w:multiLevelType w:val="hybridMultilevel"/>
    <w:tmpl w:val="7D824D00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7" w15:restartNumberingAfterBreak="0">
    <w:nsid w:val="4DCC5F65"/>
    <w:multiLevelType w:val="hybridMultilevel"/>
    <w:tmpl w:val="ECB45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1FF722C"/>
    <w:multiLevelType w:val="hybridMultilevel"/>
    <w:tmpl w:val="C494E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26660D2"/>
    <w:multiLevelType w:val="hybridMultilevel"/>
    <w:tmpl w:val="D23AA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3C270B0"/>
    <w:multiLevelType w:val="hybridMultilevel"/>
    <w:tmpl w:val="D73A4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40767B6"/>
    <w:multiLevelType w:val="hybridMultilevel"/>
    <w:tmpl w:val="7D824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45E5CF5"/>
    <w:multiLevelType w:val="hybridMultilevel"/>
    <w:tmpl w:val="7D824D00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3" w15:restartNumberingAfterBreak="0">
    <w:nsid w:val="54D12D49"/>
    <w:multiLevelType w:val="hybridMultilevel"/>
    <w:tmpl w:val="7D824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52004A7"/>
    <w:multiLevelType w:val="hybridMultilevel"/>
    <w:tmpl w:val="5B5674F0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5" w15:restartNumberingAfterBreak="0">
    <w:nsid w:val="58F16069"/>
    <w:multiLevelType w:val="hybridMultilevel"/>
    <w:tmpl w:val="DB7A7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9B2477B"/>
    <w:multiLevelType w:val="hybridMultilevel"/>
    <w:tmpl w:val="92C2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C323B46"/>
    <w:multiLevelType w:val="hybridMultilevel"/>
    <w:tmpl w:val="7E6A4C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5C382693"/>
    <w:multiLevelType w:val="hybridMultilevel"/>
    <w:tmpl w:val="0E8C511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5E2E5F95"/>
    <w:multiLevelType w:val="hybridMultilevel"/>
    <w:tmpl w:val="33581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E314AA3"/>
    <w:multiLevelType w:val="multilevel"/>
    <w:tmpl w:val="3BB8833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1" w15:restartNumberingAfterBreak="0">
    <w:nsid w:val="5E8D095B"/>
    <w:multiLevelType w:val="hybridMultilevel"/>
    <w:tmpl w:val="373EA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EFB1FDB"/>
    <w:multiLevelType w:val="hybridMultilevel"/>
    <w:tmpl w:val="82649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1B94DC1"/>
    <w:multiLevelType w:val="hybridMultilevel"/>
    <w:tmpl w:val="72B29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5CA4723"/>
    <w:multiLevelType w:val="hybridMultilevel"/>
    <w:tmpl w:val="956E2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5F52F97"/>
    <w:multiLevelType w:val="hybridMultilevel"/>
    <w:tmpl w:val="CF188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6201512"/>
    <w:multiLevelType w:val="hybridMultilevel"/>
    <w:tmpl w:val="3D2417C8"/>
    <w:lvl w:ilvl="0" w:tplc="27FC5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66935BCE"/>
    <w:multiLevelType w:val="multilevel"/>
    <w:tmpl w:val="54CEB6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8" w15:restartNumberingAfterBreak="0">
    <w:nsid w:val="66F51D39"/>
    <w:multiLevelType w:val="hybridMultilevel"/>
    <w:tmpl w:val="76587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8E97DBE"/>
    <w:multiLevelType w:val="hybridMultilevel"/>
    <w:tmpl w:val="480EB02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69F117B9"/>
    <w:multiLevelType w:val="hybridMultilevel"/>
    <w:tmpl w:val="57BE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A120C8E"/>
    <w:multiLevelType w:val="hybridMultilevel"/>
    <w:tmpl w:val="97287CB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2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AF0476F"/>
    <w:multiLevelType w:val="hybridMultilevel"/>
    <w:tmpl w:val="77D0C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B601D7D"/>
    <w:multiLevelType w:val="hybridMultilevel"/>
    <w:tmpl w:val="104EDF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6B8B13AF"/>
    <w:multiLevelType w:val="hybridMultilevel"/>
    <w:tmpl w:val="89DC5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D4B173A"/>
    <w:multiLevelType w:val="hybridMultilevel"/>
    <w:tmpl w:val="A0D46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D981C3F"/>
    <w:multiLevelType w:val="hybridMultilevel"/>
    <w:tmpl w:val="A0D6A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DAC1DE6"/>
    <w:multiLevelType w:val="hybridMultilevel"/>
    <w:tmpl w:val="8B6EA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DE94D6E"/>
    <w:multiLevelType w:val="hybridMultilevel"/>
    <w:tmpl w:val="8DFEB5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F9F06DE"/>
    <w:multiLevelType w:val="hybridMultilevel"/>
    <w:tmpl w:val="365CC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0E4248B"/>
    <w:multiLevelType w:val="hybridMultilevel"/>
    <w:tmpl w:val="589A9B6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7110550B"/>
    <w:multiLevelType w:val="hybridMultilevel"/>
    <w:tmpl w:val="A058C56E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94" w15:restartNumberingAfterBreak="0">
    <w:nsid w:val="726C6403"/>
    <w:multiLevelType w:val="hybridMultilevel"/>
    <w:tmpl w:val="0E9A84E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731530FB"/>
    <w:multiLevelType w:val="hybridMultilevel"/>
    <w:tmpl w:val="AED48A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417543F"/>
    <w:multiLevelType w:val="hybridMultilevel"/>
    <w:tmpl w:val="68527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74EA0376"/>
    <w:multiLevelType w:val="hybridMultilevel"/>
    <w:tmpl w:val="F878A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89956AC"/>
    <w:multiLevelType w:val="hybridMultilevel"/>
    <w:tmpl w:val="97DEA7E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7E752253"/>
    <w:multiLevelType w:val="hybridMultilevel"/>
    <w:tmpl w:val="ACA0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F8603AD"/>
    <w:multiLevelType w:val="hybridMultilevel"/>
    <w:tmpl w:val="700E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4"/>
  </w:num>
  <w:num w:numId="3">
    <w:abstractNumId w:val="90"/>
  </w:num>
  <w:num w:numId="4">
    <w:abstractNumId w:val="32"/>
  </w:num>
  <w:num w:numId="5">
    <w:abstractNumId w:val="82"/>
  </w:num>
  <w:num w:numId="6">
    <w:abstractNumId w:val="66"/>
  </w:num>
  <w:num w:numId="7">
    <w:abstractNumId w:val="77"/>
  </w:num>
  <w:num w:numId="8">
    <w:abstractNumId w:val="7"/>
  </w:num>
  <w:num w:numId="9">
    <w:abstractNumId w:val="12"/>
  </w:num>
  <w:num w:numId="10">
    <w:abstractNumId w:val="88"/>
  </w:num>
  <w:num w:numId="11">
    <w:abstractNumId w:val="24"/>
  </w:num>
  <w:num w:numId="12">
    <w:abstractNumId w:val="9"/>
  </w:num>
  <w:num w:numId="13">
    <w:abstractNumId w:val="79"/>
  </w:num>
  <w:num w:numId="14">
    <w:abstractNumId w:val="1"/>
  </w:num>
  <w:num w:numId="15">
    <w:abstractNumId w:val="45"/>
  </w:num>
  <w:num w:numId="16">
    <w:abstractNumId w:val="92"/>
  </w:num>
  <w:num w:numId="17">
    <w:abstractNumId w:val="5"/>
  </w:num>
  <w:num w:numId="18">
    <w:abstractNumId w:val="57"/>
  </w:num>
  <w:num w:numId="19">
    <w:abstractNumId w:val="8"/>
  </w:num>
  <w:num w:numId="20">
    <w:abstractNumId w:val="93"/>
  </w:num>
  <w:num w:numId="21">
    <w:abstractNumId w:val="38"/>
  </w:num>
  <w:num w:numId="22">
    <w:abstractNumId w:val="81"/>
  </w:num>
  <w:num w:numId="23">
    <w:abstractNumId w:val="25"/>
  </w:num>
  <w:num w:numId="24">
    <w:abstractNumId w:val="64"/>
  </w:num>
  <w:num w:numId="25">
    <w:abstractNumId w:val="3"/>
  </w:num>
  <w:num w:numId="26">
    <w:abstractNumId w:val="73"/>
  </w:num>
  <w:num w:numId="27">
    <w:abstractNumId w:val="30"/>
  </w:num>
  <w:num w:numId="28">
    <w:abstractNumId w:val="6"/>
  </w:num>
  <w:num w:numId="29">
    <w:abstractNumId w:val="37"/>
  </w:num>
  <w:num w:numId="30">
    <w:abstractNumId w:val="99"/>
  </w:num>
  <w:num w:numId="31">
    <w:abstractNumId w:val="70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5"/>
  </w:num>
  <w:num w:numId="34">
    <w:abstractNumId w:val="19"/>
  </w:num>
  <w:num w:numId="35">
    <w:abstractNumId w:val="49"/>
  </w:num>
  <w:num w:numId="36">
    <w:abstractNumId w:val="91"/>
  </w:num>
  <w:num w:numId="37">
    <w:abstractNumId w:val="48"/>
  </w:num>
  <w:num w:numId="38">
    <w:abstractNumId w:val="83"/>
  </w:num>
  <w:num w:numId="39">
    <w:abstractNumId w:val="40"/>
  </w:num>
  <w:num w:numId="40">
    <w:abstractNumId w:val="65"/>
  </w:num>
  <w:num w:numId="41">
    <w:abstractNumId w:val="23"/>
  </w:num>
  <w:num w:numId="42">
    <w:abstractNumId w:val="35"/>
  </w:num>
  <w:num w:numId="43">
    <w:abstractNumId w:val="51"/>
  </w:num>
  <w:num w:numId="44">
    <w:abstractNumId w:val="19"/>
  </w:num>
  <w:num w:numId="45">
    <w:abstractNumId w:val="42"/>
  </w:num>
  <w:num w:numId="46">
    <w:abstractNumId w:val="78"/>
  </w:num>
  <w:num w:numId="47">
    <w:abstractNumId w:val="46"/>
  </w:num>
  <w:num w:numId="48">
    <w:abstractNumId w:val="74"/>
  </w:num>
  <w:num w:numId="49">
    <w:abstractNumId w:val="33"/>
  </w:num>
  <w:num w:numId="50">
    <w:abstractNumId w:val="47"/>
  </w:num>
  <w:num w:numId="51">
    <w:abstractNumId w:val="85"/>
  </w:num>
  <w:num w:numId="52">
    <w:abstractNumId w:val="75"/>
  </w:num>
  <w:num w:numId="53">
    <w:abstractNumId w:val="26"/>
  </w:num>
  <w:num w:numId="54">
    <w:abstractNumId w:val="97"/>
  </w:num>
  <w:num w:numId="55">
    <w:abstractNumId w:val="16"/>
  </w:num>
  <w:num w:numId="56">
    <w:abstractNumId w:val="43"/>
  </w:num>
  <w:num w:numId="57">
    <w:abstractNumId w:val="2"/>
  </w:num>
  <w:num w:numId="58">
    <w:abstractNumId w:val="18"/>
  </w:num>
  <w:num w:numId="59">
    <w:abstractNumId w:val="95"/>
  </w:num>
  <w:num w:numId="60">
    <w:abstractNumId w:val="98"/>
  </w:num>
  <w:num w:numId="61">
    <w:abstractNumId w:val="94"/>
  </w:num>
  <w:num w:numId="62">
    <w:abstractNumId w:val="4"/>
  </w:num>
  <w:num w:numId="63">
    <w:abstractNumId w:val="28"/>
  </w:num>
  <w:num w:numId="64">
    <w:abstractNumId w:val="71"/>
  </w:num>
  <w:num w:numId="65">
    <w:abstractNumId w:val="100"/>
  </w:num>
  <w:num w:numId="66">
    <w:abstractNumId w:val="59"/>
  </w:num>
  <w:num w:numId="67">
    <w:abstractNumId w:val="60"/>
  </w:num>
  <w:num w:numId="68">
    <w:abstractNumId w:val="54"/>
  </w:num>
  <w:num w:numId="69">
    <w:abstractNumId w:val="87"/>
  </w:num>
  <w:num w:numId="70">
    <w:abstractNumId w:val="13"/>
  </w:num>
  <w:num w:numId="71">
    <w:abstractNumId w:val="34"/>
  </w:num>
  <w:num w:numId="72">
    <w:abstractNumId w:val="84"/>
  </w:num>
  <w:num w:numId="73">
    <w:abstractNumId w:val="68"/>
  </w:num>
  <w:num w:numId="74">
    <w:abstractNumId w:val="80"/>
  </w:num>
  <w:num w:numId="75">
    <w:abstractNumId w:val="0"/>
  </w:num>
  <w:num w:numId="76">
    <w:abstractNumId w:val="14"/>
  </w:num>
  <w:num w:numId="77">
    <w:abstractNumId w:val="53"/>
  </w:num>
  <w:num w:numId="78">
    <w:abstractNumId w:val="96"/>
  </w:num>
  <w:num w:numId="79">
    <w:abstractNumId w:val="55"/>
  </w:num>
  <w:num w:numId="80">
    <w:abstractNumId w:val="39"/>
  </w:num>
  <w:num w:numId="81">
    <w:abstractNumId w:val="52"/>
  </w:num>
  <w:num w:numId="82">
    <w:abstractNumId w:val="72"/>
  </w:num>
  <w:num w:numId="83">
    <w:abstractNumId w:val="22"/>
  </w:num>
  <w:num w:numId="84">
    <w:abstractNumId w:val="41"/>
  </w:num>
  <w:num w:numId="85">
    <w:abstractNumId w:val="27"/>
  </w:num>
  <w:num w:numId="86">
    <w:abstractNumId w:val="15"/>
  </w:num>
  <w:num w:numId="87">
    <w:abstractNumId w:val="58"/>
  </w:num>
  <w:num w:numId="88">
    <w:abstractNumId w:val="36"/>
  </w:num>
  <w:num w:numId="89">
    <w:abstractNumId w:val="67"/>
  </w:num>
  <w:num w:numId="90">
    <w:abstractNumId w:val="11"/>
  </w:num>
  <w:num w:numId="91">
    <w:abstractNumId w:val="89"/>
  </w:num>
  <w:num w:numId="92">
    <w:abstractNumId w:val="86"/>
  </w:num>
  <w:num w:numId="93">
    <w:abstractNumId w:val="10"/>
  </w:num>
  <w:num w:numId="94">
    <w:abstractNumId w:val="76"/>
  </w:num>
  <w:num w:numId="95">
    <w:abstractNumId w:val="63"/>
  </w:num>
  <w:num w:numId="96">
    <w:abstractNumId w:val="61"/>
  </w:num>
  <w:num w:numId="97">
    <w:abstractNumId w:val="50"/>
  </w:num>
  <w:num w:numId="98">
    <w:abstractNumId w:val="62"/>
  </w:num>
  <w:num w:numId="99">
    <w:abstractNumId w:val="56"/>
  </w:num>
  <w:num w:numId="100">
    <w:abstractNumId w:val="17"/>
  </w:num>
  <w:num w:numId="101">
    <w:abstractNumId w:val="31"/>
  </w:num>
  <w:num w:numId="102">
    <w:abstractNumId w:val="69"/>
  </w:num>
  <w:num w:numId="103">
    <w:abstractNumId w:val="29"/>
  </w:num>
  <w:numIdMacAtCleanup w:val="10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hạm Quang Thịnh">
    <w15:presenceInfo w15:providerId="None" w15:userId="Phạm Quang Thịnh"/>
  </w15:person>
  <w15:person w15:author="Git Gud">
    <w15:presenceInfo w15:providerId="Windows Live" w15:userId="362a82a8ac0a1487"/>
  </w15:person>
  <w15:person w15:author="Hoan Ng">
    <w15:presenceInfo w15:providerId="None" w15:userId="Hoan Ng"/>
  </w15:person>
  <w15:person w15:author="Hứa Văn Tuấn Anh">
    <w15:presenceInfo w15:providerId="Windows Live" w15:userId="e370025a1a33a7d0"/>
  </w15:person>
  <w15:person w15:author="Hoan Nguyễn Công">
    <w15:presenceInfo w15:providerId="None" w15:userId="Hoan Nguyễn Cô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EEA"/>
    <w:rsid w:val="00020C98"/>
    <w:rsid w:val="00041F70"/>
    <w:rsid w:val="00046086"/>
    <w:rsid w:val="00050F12"/>
    <w:rsid w:val="00051EB2"/>
    <w:rsid w:val="00054E17"/>
    <w:rsid w:val="000556E0"/>
    <w:rsid w:val="0006038E"/>
    <w:rsid w:val="00062F19"/>
    <w:rsid w:val="00074405"/>
    <w:rsid w:val="000844FB"/>
    <w:rsid w:val="000858FF"/>
    <w:rsid w:val="00086A32"/>
    <w:rsid w:val="000A62CC"/>
    <w:rsid w:val="000B3AD1"/>
    <w:rsid w:val="000B6656"/>
    <w:rsid w:val="000C50AA"/>
    <w:rsid w:val="000D0730"/>
    <w:rsid w:val="000D67D7"/>
    <w:rsid w:val="000F0CC0"/>
    <w:rsid w:val="000F3257"/>
    <w:rsid w:val="000F68B0"/>
    <w:rsid w:val="000F72FD"/>
    <w:rsid w:val="00101DF9"/>
    <w:rsid w:val="00104049"/>
    <w:rsid w:val="00120C5A"/>
    <w:rsid w:val="00123FAF"/>
    <w:rsid w:val="00132ACA"/>
    <w:rsid w:val="00134108"/>
    <w:rsid w:val="00136E7C"/>
    <w:rsid w:val="00137CF5"/>
    <w:rsid w:val="0015558D"/>
    <w:rsid w:val="00155BB2"/>
    <w:rsid w:val="00156214"/>
    <w:rsid w:val="00162737"/>
    <w:rsid w:val="001628EE"/>
    <w:rsid w:val="0016423C"/>
    <w:rsid w:val="00165478"/>
    <w:rsid w:val="00167B34"/>
    <w:rsid w:val="00170600"/>
    <w:rsid w:val="00173F9F"/>
    <w:rsid w:val="00177813"/>
    <w:rsid w:val="00192FAC"/>
    <w:rsid w:val="001A747B"/>
    <w:rsid w:val="001B322F"/>
    <w:rsid w:val="001B44D6"/>
    <w:rsid w:val="001C3078"/>
    <w:rsid w:val="001C551E"/>
    <w:rsid w:val="001D6EA0"/>
    <w:rsid w:val="001D7741"/>
    <w:rsid w:val="001E4524"/>
    <w:rsid w:val="001E48CE"/>
    <w:rsid w:val="001E6694"/>
    <w:rsid w:val="001F0E6C"/>
    <w:rsid w:val="001F1B36"/>
    <w:rsid w:val="001F768D"/>
    <w:rsid w:val="002015E4"/>
    <w:rsid w:val="00202EFE"/>
    <w:rsid w:val="00211772"/>
    <w:rsid w:val="00223E72"/>
    <w:rsid w:val="0022495F"/>
    <w:rsid w:val="00225611"/>
    <w:rsid w:val="00230D2D"/>
    <w:rsid w:val="002364BC"/>
    <w:rsid w:val="00236E70"/>
    <w:rsid w:val="00244A66"/>
    <w:rsid w:val="00244AFB"/>
    <w:rsid w:val="00251B50"/>
    <w:rsid w:val="00264059"/>
    <w:rsid w:val="00264F85"/>
    <w:rsid w:val="002672C8"/>
    <w:rsid w:val="00273705"/>
    <w:rsid w:val="00277706"/>
    <w:rsid w:val="00285314"/>
    <w:rsid w:val="002857BC"/>
    <w:rsid w:val="00291D6D"/>
    <w:rsid w:val="00297298"/>
    <w:rsid w:val="002B36D5"/>
    <w:rsid w:val="002B4030"/>
    <w:rsid w:val="002C13C7"/>
    <w:rsid w:val="002D5970"/>
    <w:rsid w:val="002D5D06"/>
    <w:rsid w:val="002E0BB2"/>
    <w:rsid w:val="002E2820"/>
    <w:rsid w:val="002E60C1"/>
    <w:rsid w:val="002F3B16"/>
    <w:rsid w:val="002F3F98"/>
    <w:rsid w:val="0030103F"/>
    <w:rsid w:val="00302451"/>
    <w:rsid w:val="003055DA"/>
    <w:rsid w:val="003057F2"/>
    <w:rsid w:val="00305E62"/>
    <w:rsid w:val="00312639"/>
    <w:rsid w:val="00321585"/>
    <w:rsid w:val="003277CA"/>
    <w:rsid w:val="00336465"/>
    <w:rsid w:val="003429C8"/>
    <w:rsid w:val="00347107"/>
    <w:rsid w:val="003638AA"/>
    <w:rsid w:val="003715AE"/>
    <w:rsid w:val="00371B9B"/>
    <w:rsid w:val="00371F4E"/>
    <w:rsid w:val="0039671E"/>
    <w:rsid w:val="00396CD9"/>
    <w:rsid w:val="003A1EEA"/>
    <w:rsid w:val="003A54E6"/>
    <w:rsid w:val="003A570B"/>
    <w:rsid w:val="003A726B"/>
    <w:rsid w:val="003B53C6"/>
    <w:rsid w:val="003B7911"/>
    <w:rsid w:val="003B79EA"/>
    <w:rsid w:val="003C1FDB"/>
    <w:rsid w:val="003C311A"/>
    <w:rsid w:val="003D4537"/>
    <w:rsid w:val="003D53E4"/>
    <w:rsid w:val="003E4675"/>
    <w:rsid w:val="003E5266"/>
    <w:rsid w:val="003F670D"/>
    <w:rsid w:val="004034FB"/>
    <w:rsid w:val="00405873"/>
    <w:rsid w:val="00411DBF"/>
    <w:rsid w:val="00422541"/>
    <w:rsid w:val="0043136A"/>
    <w:rsid w:val="004318C1"/>
    <w:rsid w:val="004421F6"/>
    <w:rsid w:val="00446F45"/>
    <w:rsid w:val="00452C95"/>
    <w:rsid w:val="00454542"/>
    <w:rsid w:val="00455948"/>
    <w:rsid w:val="0045617A"/>
    <w:rsid w:val="00457D2C"/>
    <w:rsid w:val="004663A2"/>
    <w:rsid w:val="00493871"/>
    <w:rsid w:val="00493C17"/>
    <w:rsid w:val="00493F51"/>
    <w:rsid w:val="004941D5"/>
    <w:rsid w:val="004C0073"/>
    <w:rsid w:val="004C7594"/>
    <w:rsid w:val="004D014B"/>
    <w:rsid w:val="004D06CE"/>
    <w:rsid w:val="004E231D"/>
    <w:rsid w:val="004E24B0"/>
    <w:rsid w:val="004E3388"/>
    <w:rsid w:val="004E381C"/>
    <w:rsid w:val="004E41D0"/>
    <w:rsid w:val="004F2355"/>
    <w:rsid w:val="004F3B7E"/>
    <w:rsid w:val="004F7C19"/>
    <w:rsid w:val="005002E3"/>
    <w:rsid w:val="0050122A"/>
    <w:rsid w:val="005021B9"/>
    <w:rsid w:val="005047FB"/>
    <w:rsid w:val="00505D24"/>
    <w:rsid w:val="00512934"/>
    <w:rsid w:val="00514B58"/>
    <w:rsid w:val="005210B0"/>
    <w:rsid w:val="005233FF"/>
    <w:rsid w:val="00525361"/>
    <w:rsid w:val="00534A3D"/>
    <w:rsid w:val="00541D25"/>
    <w:rsid w:val="00544D1B"/>
    <w:rsid w:val="00550FB4"/>
    <w:rsid w:val="00556D16"/>
    <w:rsid w:val="00562B3E"/>
    <w:rsid w:val="005719A2"/>
    <w:rsid w:val="00575B75"/>
    <w:rsid w:val="00576D27"/>
    <w:rsid w:val="00593AAD"/>
    <w:rsid w:val="005A4148"/>
    <w:rsid w:val="005A73E5"/>
    <w:rsid w:val="005B4C0C"/>
    <w:rsid w:val="005C2091"/>
    <w:rsid w:val="005C2869"/>
    <w:rsid w:val="005C55D4"/>
    <w:rsid w:val="005C7463"/>
    <w:rsid w:val="005D20B5"/>
    <w:rsid w:val="005E2DC7"/>
    <w:rsid w:val="005F1520"/>
    <w:rsid w:val="005F3447"/>
    <w:rsid w:val="005F3BAC"/>
    <w:rsid w:val="00602E45"/>
    <w:rsid w:val="00603315"/>
    <w:rsid w:val="00610BAF"/>
    <w:rsid w:val="00621E6A"/>
    <w:rsid w:val="00630DD8"/>
    <w:rsid w:val="00631BF7"/>
    <w:rsid w:val="00632AF3"/>
    <w:rsid w:val="00636A79"/>
    <w:rsid w:val="00637D1E"/>
    <w:rsid w:val="00643646"/>
    <w:rsid w:val="0064779A"/>
    <w:rsid w:val="00663003"/>
    <w:rsid w:val="006634F1"/>
    <w:rsid w:val="00665589"/>
    <w:rsid w:val="00675595"/>
    <w:rsid w:val="00683B25"/>
    <w:rsid w:val="00691347"/>
    <w:rsid w:val="006A4CFB"/>
    <w:rsid w:val="006B0157"/>
    <w:rsid w:val="006B357D"/>
    <w:rsid w:val="006C0AA9"/>
    <w:rsid w:val="006C6C22"/>
    <w:rsid w:val="006D1D36"/>
    <w:rsid w:val="006D299B"/>
    <w:rsid w:val="006D3B7B"/>
    <w:rsid w:val="006D51D7"/>
    <w:rsid w:val="006E2F00"/>
    <w:rsid w:val="006E3C85"/>
    <w:rsid w:val="006F270E"/>
    <w:rsid w:val="006F49E5"/>
    <w:rsid w:val="006F4AAD"/>
    <w:rsid w:val="00704AD5"/>
    <w:rsid w:val="007055EE"/>
    <w:rsid w:val="00705F13"/>
    <w:rsid w:val="007269C2"/>
    <w:rsid w:val="00733CA4"/>
    <w:rsid w:val="007418DC"/>
    <w:rsid w:val="00742B06"/>
    <w:rsid w:val="00750022"/>
    <w:rsid w:val="0077010B"/>
    <w:rsid w:val="0077222C"/>
    <w:rsid w:val="0077234E"/>
    <w:rsid w:val="00775394"/>
    <w:rsid w:val="00776E42"/>
    <w:rsid w:val="00780B90"/>
    <w:rsid w:val="00780B9B"/>
    <w:rsid w:val="00781C3F"/>
    <w:rsid w:val="00783929"/>
    <w:rsid w:val="00784528"/>
    <w:rsid w:val="00787C66"/>
    <w:rsid w:val="00795B2D"/>
    <w:rsid w:val="007A7351"/>
    <w:rsid w:val="007A771F"/>
    <w:rsid w:val="007C13C3"/>
    <w:rsid w:val="007C35E3"/>
    <w:rsid w:val="007E35D4"/>
    <w:rsid w:val="007E56BA"/>
    <w:rsid w:val="007F1665"/>
    <w:rsid w:val="007F1AA9"/>
    <w:rsid w:val="007F3879"/>
    <w:rsid w:val="00800BDB"/>
    <w:rsid w:val="00801807"/>
    <w:rsid w:val="00820286"/>
    <w:rsid w:val="00821DB6"/>
    <w:rsid w:val="00823CB4"/>
    <w:rsid w:val="00846D02"/>
    <w:rsid w:val="008471AC"/>
    <w:rsid w:val="00863D73"/>
    <w:rsid w:val="00867371"/>
    <w:rsid w:val="00872AD5"/>
    <w:rsid w:val="00873876"/>
    <w:rsid w:val="00873F46"/>
    <w:rsid w:val="00877F6A"/>
    <w:rsid w:val="0088170A"/>
    <w:rsid w:val="008854BF"/>
    <w:rsid w:val="00887796"/>
    <w:rsid w:val="0088781F"/>
    <w:rsid w:val="008967CF"/>
    <w:rsid w:val="008A0272"/>
    <w:rsid w:val="008A15DA"/>
    <w:rsid w:val="008A45E1"/>
    <w:rsid w:val="008A505A"/>
    <w:rsid w:val="008B30B9"/>
    <w:rsid w:val="008C3840"/>
    <w:rsid w:val="008D1F65"/>
    <w:rsid w:val="008D4C50"/>
    <w:rsid w:val="008D6F9B"/>
    <w:rsid w:val="008E636E"/>
    <w:rsid w:val="008F19B9"/>
    <w:rsid w:val="008F2C63"/>
    <w:rsid w:val="008F32E9"/>
    <w:rsid w:val="00901EDA"/>
    <w:rsid w:val="0090306F"/>
    <w:rsid w:val="0090431B"/>
    <w:rsid w:val="009053AC"/>
    <w:rsid w:val="00914365"/>
    <w:rsid w:val="009200C4"/>
    <w:rsid w:val="00921EC5"/>
    <w:rsid w:val="00923B5F"/>
    <w:rsid w:val="009247B7"/>
    <w:rsid w:val="009269E2"/>
    <w:rsid w:val="00934CED"/>
    <w:rsid w:val="00940C19"/>
    <w:rsid w:val="00940F1C"/>
    <w:rsid w:val="0095052C"/>
    <w:rsid w:val="00961D59"/>
    <w:rsid w:val="00970E1C"/>
    <w:rsid w:val="00971DA1"/>
    <w:rsid w:val="00984058"/>
    <w:rsid w:val="00986462"/>
    <w:rsid w:val="009A4EBE"/>
    <w:rsid w:val="009A4F76"/>
    <w:rsid w:val="009B0936"/>
    <w:rsid w:val="009B5233"/>
    <w:rsid w:val="009B59C6"/>
    <w:rsid w:val="009C547E"/>
    <w:rsid w:val="009C6363"/>
    <w:rsid w:val="009D029D"/>
    <w:rsid w:val="009D1EAB"/>
    <w:rsid w:val="009D3629"/>
    <w:rsid w:val="009F15BF"/>
    <w:rsid w:val="00A001C6"/>
    <w:rsid w:val="00A034DF"/>
    <w:rsid w:val="00A03B92"/>
    <w:rsid w:val="00A159DB"/>
    <w:rsid w:val="00A309FE"/>
    <w:rsid w:val="00A329C7"/>
    <w:rsid w:val="00A35E6C"/>
    <w:rsid w:val="00A40BC2"/>
    <w:rsid w:val="00A46AA3"/>
    <w:rsid w:val="00A60263"/>
    <w:rsid w:val="00A61FE8"/>
    <w:rsid w:val="00A7258B"/>
    <w:rsid w:val="00A7300A"/>
    <w:rsid w:val="00A766BD"/>
    <w:rsid w:val="00A76785"/>
    <w:rsid w:val="00A83F3F"/>
    <w:rsid w:val="00A852FA"/>
    <w:rsid w:val="00A87736"/>
    <w:rsid w:val="00AA48C8"/>
    <w:rsid w:val="00AA7A19"/>
    <w:rsid w:val="00AB05F9"/>
    <w:rsid w:val="00AC2C8D"/>
    <w:rsid w:val="00AD4034"/>
    <w:rsid w:val="00AD5EF3"/>
    <w:rsid w:val="00AE05C4"/>
    <w:rsid w:val="00AE6AE4"/>
    <w:rsid w:val="00AF159C"/>
    <w:rsid w:val="00AF265D"/>
    <w:rsid w:val="00AF4530"/>
    <w:rsid w:val="00AF7AC9"/>
    <w:rsid w:val="00B06D57"/>
    <w:rsid w:val="00B11C7E"/>
    <w:rsid w:val="00B14837"/>
    <w:rsid w:val="00B1546C"/>
    <w:rsid w:val="00B23997"/>
    <w:rsid w:val="00B42183"/>
    <w:rsid w:val="00B54323"/>
    <w:rsid w:val="00B56D6A"/>
    <w:rsid w:val="00B60C7C"/>
    <w:rsid w:val="00B61FB9"/>
    <w:rsid w:val="00B64BC1"/>
    <w:rsid w:val="00B71D8C"/>
    <w:rsid w:val="00B7275B"/>
    <w:rsid w:val="00B77B10"/>
    <w:rsid w:val="00B843C1"/>
    <w:rsid w:val="00B85FBD"/>
    <w:rsid w:val="00BA3DDF"/>
    <w:rsid w:val="00BA630D"/>
    <w:rsid w:val="00BB0A06"/>
    <w:rsid w:val="00BC30BA"/>
    <w:rsid w:val="00BC3702"/>
    <w:rsid w:val="00BC3D08"/>
    <w:rsid w:val="00BD309F"/>
    <w:rsid w:val="00BD39F1"/>
    <w:rsid w:val="00BE0E6D"/>
    <w:rsid w:val="00BE1167"/>
    <w:rsid w:val="00BE2C87"/>
    <w:rsid w:val="00BE5AA3"/>
    <w:rsid w:val="00BF60E5"/>
    <w:rsid w:val="00C01A42"/>
    <w:rsid w:val="00C12810"/>
    <w:rsid w:val="00C1383C"/>
    <w:rsid w:val="00C17FDB"/>
    <w:rsid w:val="00C2523F"/>
    <w:rsid w:val="00C273B8"/>
    <w:rsid w:val="00C45466"/>
    <w:rsid w:val="00C57583"/>
    <w:rsid w:val="00C614B7"/>
    <w:rsid w:val="00C614C3"/>
    <w:rsid w:val="00C65BB0"/>
    <w:rsid w:val="00C814E6"/>
    <w:rsid w:val="00C83BC9"/>
    <w:rsid w:val="00C86655"/>
    <w:rsid w:val="00C868BA"/>
    <w:rsid w:val="00C924C7"/>
    <w:rsid w:val="00CB3C0C"/>
    <w:rsid w:val="00CB7B3D"/>
    <w:rsid w:val="00CC20C0"/>
    <w:rsid w:val="00CD07C1"/>
    <w:rsid w:val="00CD7742"/>
    <w:rsid w:val="00CE1F14"/>
    <w:rsid w:val="00CE5CD2"/>
    <w:rsid w:val="00D03EE7"/>
    <w:rsid w:val="00D06CD8"/>
    <w:rsid w:val="00D070D8"/>
    <w:rsid w:val="00D13937"/>
    <w:rsid w:val="00D1700A"/>
    <w:rsid w:val="00D2494D"/>
    <w:rsid w:val="00D2752F"/>
    <w:rsid w:val="00D35DC4"/>
    <w:rsid w:val="00D40750"/>
    <w:rsid w:val="00D40D0D"/>
    <w:rsid w:val="00D4119A"/>
    <w:rsid w:val="00D57579"/>
    <w:rsid w:val="00D6408C"/>
    <w:rsid w:val="00D706AA"/>
    <w:rsid w:val="00D858E7"/>
    <w:rsid w:val="00D878E6"/>
    <w:rsid w:val="00D912ED"/>
    <w:rsid w:val="00D9284F"/>
    <w:rsid w:val="00D94F32"/>
    <w:rsid w:val="00D95625"/>
    <w:rsid w:val="00DB6666"/>
    <w:rsid w:val="00DE37E0"/>
    <w:rsid w:val="00DE5390"/>
    <w:rsid w:val="00DF22C2"/>
    <w:rsid w:val="00DF28C6"/>
    <w:rsid w:val="00DF2B12"/>
    <w:rsid w:val="00DF5499"/>
    <w:rsid w:val="00DF5BCA"/>
    <w:rsid w:val="00DF7DD4"/>
    <w:rsid w:val="00E004AF"/>
    <w:rsid w:val="00E02CC6"/>
    <w:rsid w:val="00E14CDA"/>
    <w:rsid w:val="00E1763F"/>
    <w:rsid w:val="00E21DF8"/>
    <w:rsid w:val="00E27A48"/>
    <w:rsid w:val="00E30503"/>
    <w:rsid w:val="00E33305"/>
    <w:rsid w:val="00E3538F"/>
    <w:rsid w:val="00E432F6"/>
    <w:rsid w:val="00E51D1E"/>
    <w:rsid w:val="00E528AC"/>
    <w:rsid w:val="00E52E1C"/>
    <w:rsid w:val="00E61CED"/>
    <w:rsid w:val="00E61DC3"/>
    <w:rsid w:val="00E61E1D"/>
    <w:rsid w:val="00E62EE1"/>
    <w:rsid w:val="00E6463C"/>
    <w:rsid w:val="00E65286"/>
    <w:rsid w:val="00E674D0"/>
    <w:rsid w:val="00E70A22"/>
    <w:rsid w:val="00E73405"/>
    <w:rsid w:val="00E75562"/>
    <w:rsid w:val="00E833A2"/>
    <w:rsid w:val="00E86876"/>
    <w:rsid w:val="00E87432"/>
    <w:rsid w:val="00E912D4"/>
    <w:rsid w:val="00E926DC"/>
    <w:rsid w:val="00EA08F3"/>
    <w:rsid w:val="00EA17AD"/>
    <w:rsid w:val="00EB39B7"/>
    <w:rsid w:val="00EB4611"/>
    <w:rsid w:val="00EC38F6"/>
    <w:rsid w:val="00ED3909"/>
    <w:rsid w:val="00EE0CF1"/>
    <w:rsid w:val="00EF15AC"/>
    <w:rsid w:val="00EF2D8B"/>
    <w:rsid w:val="00F02E35"/>
    <w:rsid w:val="00F06ECB"/>
    <w:rsid w:val="00F0748C"/>
    <w:rsid w:val="00F22571"/>
    <w:rsid w:val="00F30C15"/>
    <w:rsid w:val="00F348CB"/>
    <w:rsid w:val="00F416B0"/>
    <w:rsid w:val="00F555A1"/>
    <w:rsid w:val="00F725D1"/>
    <w:rsid w:val="00F93A7F"/>
    <w:rsid w:val="00FA2DF8"/>
    <w:rsid w:val="00FB4293"/>
    <w:rsid w:val="00FB539C"/>
    <w:rsid w:val="00FC5061"/>
    <w:rsid w:val="00FC5B4D"/>
    <w:rsid w:val="00FC75FB"/>
    <w:rsid w:val="00FD1E44"/>
    <w:rsid w:val="00FE1F9A"/>
    <w:rsid w:val="00FF1F2A"/>
    <w:rsid w:val="00FF42B3"/>
    <w:rsid w:val="00FF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3AA34"/>
  <w15:chartTrackingRefBased/>
  <w15:docId w15:val="{D66A31FD-A5E0-467D-9C7E-2D1B9E7E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B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B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5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46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1D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71D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B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1B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C35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E56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6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D27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8854BF"/>
    <w:pPr>
      <w:spacing w:after="0" w:line="240" w:lineRule="auto"/>
    </w:pPr>
  </w:style>
  <w:style w:type="table" w:styleId="TableGrid">
    <w:name w:val="Table Grid"/>
    <w:basedOn w:val="TableNormal"/>
    <w:uiPriority w:val="39"/>
    <w:rsid w:val="007A73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2257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20C5A"/>
    <w:rPr>
      <w:rFonts w:eastAsiaTheme="minorEastAsia"/>
      <w:lang w:eastAsia="ja-JP"/>
    </w:rPr>
  </w:style>
  <w:style w:type="character" w:styleId="LineNumber">
    <w:name w:val="line number"/>
    <w:basedOn w:val="DefaultParagraphFont"/>
    <w:uiPriority w:val="99"/>
    <w:semiHidden/>
    <w:unhideWhenUsed/>
    <w:rsid w:val="00DE37E0"/>
  </w:style>
  <w:style w:type="paragraph" w:styleId="Header">
    <w:name w:val="header"/>
    <w:basedOn w:val="Normal"/>
    <w:link w:val="HeaderChar"/>
    <w:uiPriority w:val="99"/>
    <w:unhideWhenUsed/>
    <w:rsid w:val="00DE37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7E0"/>
  </w:style>
  <w:style w:type="paragraph" w:styleId="Footer">
    <w:name w:val="footer"/>
    <w:basedOn w:val="Normal"/>
    <w:link w:val="FooterChar"/>
    <w:uiPriority w:val="99"/>
    <w:unhideWhenUsed/>
    <w:rsid w:val="00DE37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7E0"/>
  </w:style>
  <w:style w:type="paragraph" w:styleId="TOCHeading">
    <w:name w:val="TOC Heading"/>
    <w:basedOn w:val="Heading1"/>
    <w:next w:val="Normal"/>
    <w:uiPriority w:val="39"/>
    <w:unhideWhenUsed/>
    <w:qFormat/>
    <w:rsid w:val="00DE37E0"/>
    <w:pPr>
      <w:outlineLvl w:val="9"/>
    </w:pPr>
  </w:style>
  <w:style w:type="paragraph" w:styleId="TOC1">
    <w:name w:val="toc 1"/>
    <w:basedOn w:val="Heading1"/>
    <w:next w:val="Normal"/>
    <w:autoRedefine/>
    <w:uiPriority w:val="39"/>
    <w:unhideWhenUsed/>
    <w:rsid w:val="00DE37E0"/>
    <w:pPr>
      <w:spacing w:after="100"/>
    </w:pPr>
    <w:rPr>
      <w:b/>
      <w:sz w:val="22"/>
    </w:rPr>
  </w:style>
  <w:style w:type="paragraph" w:styleId="TOC2">
    <w:name w:val="toc 2"/>
    <w:basedOn w:val="Heading2"/>
    <w:next w:val="Normal"/>
    <w:autoRedefine/>
    <w:uiPriority w:val="39"/>
    <w:unhideWhenUsed/>
    <w:rsid w:val="00DE37E0"/>
    <w:pPr>
      <w:spacing w:after="100"/>
      <w:ind w:left="220"/>
    </w:pPr>
    <w:rPr>
      <w:color w:val="000000" w:themeColor="text1"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DE37E0"/>
    <w:pPr>
      <w:spacing w:after="100"/>
      <w:ind w:left="440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DE37E0"/>
    <w:rPr>
      <w:color w:val="0563C1" w:themeColor="hyperlink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3E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3E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3E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3E72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6463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41D25"/>
    <w:rPr>
      <w:rFonts w:asciiTheme="majorHAnsi" w:eastAsiaTheme="majorEastAsia" w:hAnsiTheme="majorHAnsi" w:cstheme="majorBidi"/>
      <w:color w:val="2E74B5" w:themeColor="accent1" w:themeShade="BF"/>
    </w:rPr>
  </w:style>
  <w:style w:type="table" w:styleId="PlainTable1">
    <w:name w:val="Plain Table 1"/>
    <w:basedOn w:val="TableNormal"/>
    <w:uiPriority w:val="41"/>
    <w:rsid w:val="00A7300A"/>
    <w:pPr>
      <w:spacing w:after="0" w:line="240" w:lineRule="auto"/>
    </w:pPr>
    <w:rPr>
      <w:rFonts w:eastAsiaTheme="minorEastAsia"/>
      <w:lang w:eastAsia="ko-KR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Theme">
    <w:name w:val="Table Theme"/>
    <w:basedOn w:val="TableNormal"/>
    <w:uiPriority w:val="99"/>
    <w:rsid w:val="00C814E6"/>
    <w:rPr>
      <w:rFonts w:eastAsiaTheme="minorEastAsia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814E6"/>
    <w:pPr>
      <w:spacing w:after="0" w:line="240" w:lineRule="auto"/>
    </w:pPr>
    <w:rPr>
      <w:rFonts w:eastAsiaTheme="minorEastAsia"/>
      <w:lang w:eastAsia="ko-K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814E6"/>
    <w:pPr>
      <w:spacing w:after="0" w:line="240" w:lineRule="auto"/>
    </w:pPr>
    <w:rPr>
      <w:rFonts w:eastAsiaTheme="minorEastAsia"/>
      <w:lang w:eastAsia="ko-KR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C814E6"/>
    <w:pPr>
      <w:spacing w:after="0" w:line="240" w:lineRule="auto"/>
    </w:pPr>
    <w:rPr>
      <w:rFonts w:eastAsiaTheme="minorEastAsia"/>
      <w:lang w:eastAsia="ko-KR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814E6"/>
    <w:pPr>
      <w:spacing w:after="0" w:line="240" w:lineRule="auto"/>
    </w:pPr>
    <w:rPr>
      <w:rFonts w:eastAsiaTheme="minorEastAsia"/>
      <w:lang w:eastAsia="ko-KR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C814E6"/>
    <w:pPr>
      <w:spacing w:after="0" w:line="240" w:lineRule="auto"/>
    </w:pPr>
    <w:rPr>
      <w:rFonts w:eastAsiaTheme="minorEastAsia"/>
      <w:lang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971DA1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26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9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8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diagramQuickStyle" Target="diagrams/quickStyle1.xml"/><Relationship Id="rId42" Type="http://schemas.openxmlformats.org/officeDocument/2006/relationships/image" Target="media/image26.jpe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hyperlink" Target="https://github.com/hvtanh07/pm-Quan-ly-nha-hang" TargetMode="Externa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5.jpeg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oter" Target="footer2.xml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yperlink" Target="https://medium.com/@smagid_allThings/uml-class-diagrams-tutorial-step-by-step-520fd83b300b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19" Type="http://schemas.openxmlformats.org/officeDocument/2006/relationships/diagramData" Target="diagrams/data1.xml"/><Relationship Id="rId14" Type="http://schemas.openxmlformats.org/officeDocument/2006/relationships/image" Target="media/image5.jpeg"/><Relationship Id="rId22" Type="http://schemas.openxmlformats.org/officeDocument/2006/relationships/diagramColors" Target="diagrams/colors1.xm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hyperlink" Target="https://www.smartdraw.com/entity-relationship-diagram/" TargetMode="External"/><Relationship Id="rId20" Type="http://schemas.openxmlformats.org/officeDocument/2006/relationships/diagramLayout" Target="diagrams/layout1.xml"/><Relationship Id="rId41" Type="http://schemas.openxmlformats.org/officeDocument/2006/relationships/image" Target="media/image25.jpe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microsoft.com/office/2007/relationships/diagramDrawing" Target="diagrams/drawing1.xml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image" Target="media/image17.jpe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footer" Target="footer1.xml"/><Relationship Id="rId34" Type="http://schemas.openxmlformats.org/officeDocument/2006/relationships/image" Target="media/image20.jpe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49510A9-4A49-4FA8-8E19-F019E40013F5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618AC82-64C0-467D-8BA3-233B5E828319}">
      <dgm:prSet phldrT="[Text]" custT="1"/>
      <dgm:spPr/>
      <dgm:t>
        <a:bodyPr/>
        <a:lstStyle/>
        <a:p>
          <a:pPr algn="ctr"/>
          <a:r>
            <a:rPr lang="en-US" sz="1800"/>
            <a:t>Quản lý nhà hàng</a:t>
          </a:r>
        </a:p>
      </dgm:t>
    </dgm:pt>
    <dgm:pt modelId="{2F2272E7-EE61-4EB4-BFEA-7FD38B6AA7CE}" type="parTrans" cxnId="{C9B48725-CA60-4544-8192-D30C5430BC1E}">
      <dgm:prSet/>
      <dgm:spPr/>
      <dgm:t>
        <a:bodyPr/>
        <a:lstStyle/>
        <a:p>
          <a:pPr algn="ctr"/>
          <a:endParaRPr lang="en-US"/>
        </a:p>
      </dgm:t>
    </dgm:pt>
    <dgm:pt modelId="{68896B5E-D8A8-4946-83E7-061CEF723609}" type="sibTrans" cxnId="{C9B48725-CA60-4544-8192-D30C5430BC1E}">
      <dgm:prSet/>
      <dgm:spPr>
        <a:solidFill>
          <a:schemeClr val="lt1">
            <a:hueOff val="0"/>
            <a:satOff val="0"/>
            <a:lumOff val="0"/>
            <a:alpha val="0"/>
          </a:schemeClr>
        </a:solidFill>
        <a:ln>
          <a:noFill/>
        </a:ln>
        <a:effectLst>
          <a:reflection blurRad="1270000" endPos="99000" dist="50800" dir="5400000" sy="-100000" algn="bl" rotWithShape="0"/>
        </a:effectLst>
      </dgm:spPr>
      <dgm:t>
        <a:bodyPr/>
        <a:lstStyle/>
        <a:p>
          <a:pPr algn="ctr"/>
          <a:endParaRPr lang="en-US"/>
        </a:p>
      </dgm:t>
    </dgm:pt>
    <dgm:pt modelId="{64538B04-C9DC-42CD-BE10-0953D0E998D6}">
      <dgm:prSet phldrT="[Text]" custT="1"/>
      <dgm:spPr/>
      <dgm:t>
        <a:bodyPr/>
        <a:lstStyle/>
        <a:p>
          <a:pPr algn="ctr"/>
          <a:r>
            <a:rPr lang="en-US" sz="1600"/>
            <a:t>Nhân sự</a:t>
          </a:r>
        </a:p>
      </dgm:t>
    </dgm:pt>
    <dgm:pt modelId="{F3447457-CD2D-4CE8-9DBE-F3C06F1545DC}" type="parTrans" cxnId="{645180B3-3A94-4233-9D5C-A493B2AFA197}">
      <dgm:prSet/>
      <dgm:spPr/>
      <dgm:t>
        <a:bodyPr/>
        <a:lstStyle/>
        <a:p>
          <a:pPr algn="ctr"/>
          <a:endParaRPr lang="en-US"/>
        </a:p>
      </dgm:t>
    </dgm:pt>
    <dgm:pt modelId="{59D11F71-AB91-46BA-98E7-6C369CEE1080}" type="sibTrans" cxnId="{645180B3-3A94-4233-9D5C-A493B2AFA197}">
      <dgm:prSet/>
      <dgm:spPr>
        <a:solidFill>
          <a:schemeClr val="lt1">
            <a:hueOff val="0"/>
            <a:satOff val="0"/>
            <a:lumOff val="0"/>
            <a:alpha val="0"/>
          </a:schemeClr>
        </a:solidFill>
        <a:ln>
          <a:noFill/>
        </a:ln>
      </dgm:spPr>
      <dgm:t>
        <a:bodyPr/>
        <a:lstStyle/>
        <a:p>
          <a:pPr algn="ctr"/>
          <a:endParaRPr lang="en-US"/>
        </a:p>
      </dgm:t>
    </dgm:pt>
    <dgm:pt modelId="{2B5A2327-2D88-4888-87B5-0B9A9AC881B6}">
      <dgm:prSet phldrT="[Text]" custT="1"/>
      <dgm:spPr/>
      <dgm:t>
        <a:bodyPr/>
        <a:lstStyle/>
        <a:p>
          <a:pPr algn="ctr"/>
          <a:r>
            <a:rPr lang="en-US" sz="1600"/>
            <a:t>Chế biến</a:t>
          </a:r>
        </a:p>
      </dgm:t>
    </dgm:pt>
    <dgm:pt modelId="{BCD53A88-6102-4ACF-8BEB-097F2DA495D6}" type="parTrans" cxnId="{E4E6BFE8-7B23-4B79-8A8C-31DBF48DB995}">
      <dgm:prSet/>
      <dgm:spPr/>
      <dgm:t>
        <a:bodyPr/>
        <a:lstStyle/>
        <a:p>
          <a:pPr algn="ctr"/>
          <a:endParaRPr lang="en-US"/>
        </a:p>
      </dgm:t>
    </dgm:pt>
    <dgm:pt modelId="{50F7FD05-1115-43BA-95CE-E81764039767}" type="sibTrans" cxnId="{E4E6BFE8-7B23-4B79-8A8C-31DBF48DB995}">
      <dgm:prSet/>
      <dgm:spPr>
        <a:solidFill>
          <a:schemeClr val="lt1">
            <a:hueOff val="0"/>
            <a:satOff val="0"/>
            <a:lumOff val="0"/>
            <a:alpha val="0"/>
          </a:schemeClr>
        </a:solidFill>
        <a:ln>
          <a:noFill/>
        </a:ln>
      </dgm:spPr>
      <dgm:t>
        <a:bodyPr/>
        <a:lstStyle/>
        <a:p>
          <a:pPr algn="ctr"/>
          <a:endParaRPr lang="en-US"/>
        </a:p>
      </dgm:t>
    </dgm:pt>
    <dgm:pt modelId="{49C171BB-10F4-48E3-96D3-EE7DBE61EB10}">
      <dgm:prSet phldrT="[Text]" custT="1"/>
      <dgm:spPr/>
      <dgm:t>
        <a:bodyPr/>
        <a:lstStyle/>
        <a:p>
          <a:pPr algn="ctr"/>
          <a:r>
            <a:rPr lang="en-US" sz="1600"/>
            <a:t>Giao dịch</a:t>
          </a:r>
        </a:p>
      </dgm:t>
    </dgm:pt>
    <dgm:pt modelId="{E3E1C6A7-DF5E-48F3-912B-A9D26811ABCE}" type="parTrans" cxnId="{5C060B76-8494-4706-B104-BD2B2885A03E}">
      <dgm:prSet/>
      <dgm:spPr/>
      <dgm:t>
        <a:bodyPr/>
        <a:lstStyle/>
        <a:p>
          <a:pPr algn="ctr"/>
          <a:endParaRPr lang="en-US"/>
        </a:p>
      </dgm:t>
    </dgm:pt>
    <dgm:pt modelId="{6F51AA74-E93C-4F0C-B903-B95A14A21089}" type="sibTrans" cxnId="{5C060B76-8494-4706-B104-BD2B2885A03E}">
      <dgm:prSet/>
      <dgm:spPr>
        <a:solidFill>
          <a:schemeClr val="lt1">
            <a:hueOff val="0"/>
            <a:satOff val="0"/>
            <a:lumOff val="0"/>
            <a:alpha val="0"/>
          </a:schemeClr>
        </a:solidFill>
        <a:ln>
          <a:noFill/>
        </a:ln>
      </dgm:spPr>
      <dgm:t>
        <a:bodyPr/>
        <a:lstStyle/>
        <a:p>
          <a:pPr algn="ctr"/>
          <a:endParaRPr lang="en-US"/>
        </a:p>
      </dgm:t>
    </dgm:pt>
    <dgm:pt modelId="{794B2ADC-4D81-4F24-B86F-8E3BB93B87AE}">
      <dgm:prSet/>
      <dgm:spPr/>
      <dgm:t>
        <a:bodyPr/>
        <a:lstStyle/>
        <a:p>
          <a:pPr algn="ctr"/>
          <a:r>
            <a:rPr lang="en-US"/>
            <a:t>Quản lý thông tin nhân viên</a:t>
          </a:r>
        </a:p>
      </dgm:t>
    </dgm:pt>
    <dgm:pt modelId="{6C106598-9954-4104-8672-93A28D5ADA91}" type="parTrans" cxnId="{56599F2A-E0C3-4D7C-9B6B-681B22DCFA32}">
      <dgm:prSet/>
      <dgm:spPr/>
      <dgm:t>
        <a:bodyPr/>
        <a:lstStyle/>
        <a:p>
          <a:pPr algn="ctr"/>
          <a:endParaRPr lang="en-US"/>
        </a:p>
      </dgm:t>
    </dgm:pt>
    <dgm:pt modelId="{82E61A66-EA73-4B39-86C2-3A961FBDBD8F}" type="sibTrans" cxnId="{56599F2A-E0C3-4D7C-9B6B-681B22DCFA32}">
      <dgm:prSet/>
      <dgm:spPr/>
      <dgm:t>
        <a:bodyPr/>
        <a:lstStyle/>
        <a:p>
          <a:pPr algn="ctr"/>
          <a:r>
            <a:rPr lang="en-US"/>
            <a:t>Quản lý</a:t>
          </a:r>
        </a:p>
      </dgm:t>
    </dgm:pt>
    <dgm:pt modelId="{612241EF-DFC1-4173-918A-F365B02E626A}">
      <dgm:prSet/>
      <dgm:spPr/>
      <dgm:t>
        <a:bodyPr/>
        <a:lstStyle/>
        <a:p>
          <a:pPr algn="ctr"/>
          <a:r>
            <a:rPr lang="en-US"/>
            <a:t>Thiết lập tài khoản</a:t>
          </a:r>
        </a:p>
      </dgm:t>
    </dgm:pt>
    <dgm:pt modelId="{2E46610F-36D1-4BC6-A821-82AC64053F0D}" type="parTrans" cxnId="{B15A0EC9-0F64-48AF-A14E-A52A59B24A2B}">
      <dgm:prSet/>
      <dgm:spPr/>
      <dgm:t>
        <a:bodyPr/>
        <a:lstStyle/>
        <a:p>
          <a:pPr algn="ctr"/>
          <a:endParaRPr lang="en-US"/>
        </a:p>
      </dgm:t>
    </dgm:pt>
    <dgm:pt modelId="{D3B8897C-0CE6-4252-80B3-BC0735F33B3C}" type="sibTrans" cxnId="{B15A0EC9-0F64-48AF-A14E-A52A59B24A2B}">
      <dgm:prSet/>
      <dgm:spPr/>
      <dgm:t>
        <a:bodyPr/>
        <a:lstStyle/>
        <a:p>
          <a:pPr algn="ctr"/>
          <a:r>
            <a:rPr lang="en-US"/>
            <a:t>Quản lý</a:t>
          </a:r>
        </a:p>
      </dgm:t>
    </dgm:pt>
    <dgm:pt modelId="{4D1E7AF9-B760-4D77-864F-F2E4890F9343}">
      <dgm:prSet/>
      <dgm:spPr/>
      <dgm:t>
        <a:bodyPr/>
        <a:lstStyle/>
        <a:p>
          <a:pPr algn="ctr"/>
          <a:r>
            <a:rPr lang="en-US"/>
            <a:t>Chấm công, xem lương tháng</a:t>
          </a:r>
        </a:p>
      </dgm:t>
    </dgm:pt>
    <dgm:pt modelId="{1DEA3AA7-F3CA-4E2E-86B9-B02927FFCE12}" type="parTrans" cxnId="{8B008E3A-E2CB-4932-92D9-F6477E76F333}">
      <dgm:prSet/>
      <dgm:spPr/>
      <dgm:t>
        <a:bodyPr/>
        <a:lstStyle/>
        <a:p>
          <a:pPr algn="ctr"/>
          <a:endParaRPr lang="en-US"/>
        </a:p>
      </dgm:t>
    </dgm:pt>
    <dgm:pt modelId="{59013F9E-19A3-41E4-A881-FFCFEC6A5D9C}" type="sibTrans" cxnId="{8B008E3A-E2CB-4932-92D9-F6477E76F333}">
      <dgm:prSet/>
      <dgm:spPr/>
      <dgm:t>
        <a:bodyPr/>
        <a:lstStyle/>
        <a:p>
          <a:pPr algn="ctr"/>
          <a:r>
            <a:rPr lang="en-US"/>
            <a:t>Nhân viên</a:t>
          </a:r>
        </a:p>
      </dgm:t>
    </dgm:pt>
    <dgm:pt modelId="{84E0543D-A3AA-4146-B184-1479AE6CAB97}">
      <dgm:prSet/>
      <dgm:spPr/>
      <dgm:t>
        <a:bodyPr/>
        <a:lstStyle/>
        <a:p>
          <a:pPr algn="ctr"/>
          <a:r>
            <a:rPr lang="en-US"/>
            <a:t>Quản lý kho nguyên liệu</a:t>
          </a:r>
        </a:p>
      </dgm:t>
    </dgm:pt>
    <dgm:pt modelId="{FA5C995B-7A96-42AC-B0A8-B8F7C125C77E}" type="parTrans" cxnId="{BCA29228-D85F-4D05-B4D1-C60193532082}">
      <dgm:prSet/>
      <dgm:spPr/>
      <dgm:t>
        <a:bodyPr/>
        <a:lstStyle/>
        <a:p>
          <a:pPr algn="ctr"/>
          <a:endParaRPr lang="en-US"/>
        </a:p>
      </dgm:t>
    </dgm:pt>
    <dgm:pt modelId="{396A6DCC-5311-448B-931D-B76C59BF3B23}" type="sibTrans" cxnId="{BCA29228-D85F-4D05-B4D1-C60193532082}">
      <dgm:prSet/>
      <dgm:spPr/>
      <dgm:t>
        <a:bodyPr/>
        <a:lstStyle/>
        <a:p>
          <a:pPr algn="ctr"/>
          <a:r>
            <a:rPr lang="en-US"/>
            <a:t>Quản lý</a:t>
          </a:r>
        </a:p>
      </dgm:t>
    </dgm:pt>
    <dgm:pt modelId="{EF893BAE-FE59-4C3F-AF30-4516D31588C1}">
      <dgm:prSet/>
      <dgm:spPr/>
      <dgm:t>
        <a:bodyPr/>
        <a:lstStyle/>
        <a:p>
          <a:pPr algn="ctr"/>
          <a:r>
            <a:rPr lang="en-US"/>
            <a:t>Quản lý thực đơn</a:t>
          </a:r>
        </a:p>
      </dgm:t>
    </dgm:pt>
    <dgm:pt modelId="{EF0CC384-F212-41F4-9C3D-7FAAA8CCF48B}" type="parTrans" cxnId="{324B692C-6E59-4B87-847F-C7227BDAFFDA}">
      <dgm:prSet/>
      <dgm:spPr/>
      <dgm:t>
        <a:bodyPr/>
        <a:lstStyle/>
        <a:p>
          <a:pPr algn="ctr"/>
          <a:endParaRPr lang="en-US"/>
        </a:p>
      </dgm:t>
    </dgm:pt>
    <dgm:pt modelId="{9744FC0E-A790-415E-9739-E595FDFC7182}" type="sibTrans" cxnId="{324B692C-6E59-4B87-847F-C7227BDAFFDA}">
      <dgm:prSet/>
      <dgm:spPr/>
      <dgm:t>
        <a:bodyPr/>
        <a:lstStyle/>
        <a:p>
          <a:pPr algn="ctr"/>
          <a:r>
            <a:rPr lang="en-US"/>
            <a:t>Quản lý</a:t>
          </a:r>
        </a:p>
      </dgm:t>
    </dgm:pt>
    <dgm:pt modelId="{3F62476F-8CF2-41AB-8430-EA7B967C6C76}">
      <dgm:prSet/>
      <dgm:spPr/>
      <dgm:t>
        <a:bodyPr/>
        <a:lstStyle/>
        <a:p>
          <a:pPr algn="ctr"/>
          <a:r>
            <a:rPr lang="en-US"/>
            <a:t>Đặt bàn</a:t>
          </a:r>
        </a:p>
      </dgm:t>
    </dgm:pt>
    <dgm:pt modelId="{E87CF3A5-CE91-42CA-A512-30A05E40883E}" type="parTrans" cxnId="{6429267E-F014-4DA8-89B9-6DB4F8DE88CC}">
      <dgm:prSet/>
      <dgm:spPr/>
      <dgm:t>
        <a:bodyPr/>
        <a:lstStyle/>
        <a:p>
          <a:pPr algn="ctr"/>
          <a:endParaRPr lang="en-US"/>
        </a:p>
      </dgm:t>
    </dgm:pt>
    <dgm:pt modelId="{39FE6881-048E-449D-9EF6-0785886FBD55}" type="sibTrans" cxnId="{6429267E-F014-4DA8-89B9-6DB4F8DE88CC}">
      <dgm:prSet/>
      <dgm:spPr/>
      <dgm:t>
        <a:bodyPr/>
        <a:lstStyle/>
        <a:p>
          <a:pPr algn="ctr"/>
          <a:r>
            <a:rPr lang="en-US"/>
            <a:t>Thu ngân, quản lý</a:t>
          </a:r>
        </a:p>
      </dgm:t>
    </dgm:pt>
    <dgm:pt modelId="{3C7081A0-A31D-4417-9B97-26808FA2570D}">
      <dgm:prSet/>
      <dgm:spPr/>
      <dgm:t>
        <a:bodyPr/>
        <a:lstStyle/>
        <a:p>
          <a:pPr algn="ctr"/>
          <a:r>
            <a:rPr lang="en-US"/>
            <a:t>Quản lý hoá đơn</a:t>
          </a:r>
        </a:p>
      </dgm:t>
    </dgm:pt>
    <dgm:pt modelId="{1F658287-4553-4BC8-ADBF-2F72D7DF05DA}" type="parTrans" cxnId="{E7AFEF2C-02B3-47D7-B27F-31B06ABF2DE3}">
      <dgm:prSet/>
      <dgm:spPr/>
      <dgm:t>
        <a:bodyPr/>
        <a:lstStyle/>
        <a:p>
          <a:pPr algn="ctr"/>
          <a:endParaRPr lang="en-US"/>
        </a:p>
      </dgm:t>
    </dgm:pt>
    <dgm:pt modelId="{D850CA7C-BC35-40CC-B3D9-9517E1F7A1E5}" type="sibTrans" cxnId="{E7AFEF2C-02B3-47D7-B27F-31B06ABF2DE3}">
      <dgm:prSet/>
      <dgm:spPr/>
      <dgm:t>
        <a:bodyPr/>
        <a:lstStyle/>
        <a:p>
          <a:pPr algn="ctr"/>
          <a:r>
            <a:rPr lang="en-US"/>
            <a:t>Thu ngân, quản lý</a:t>
          </a:r>
        </a:p>
      </dgm:t>
    </dgm:pt>
    <dgm:pt modelId="{FA274134-516A-4BAA-B5F6-C05B4A75AEF8}">
      <dgm:prSet/>
      <dgm:spPr/>
      <dgm:t>
        <a:bodyPr/>
        <a:lstStyle/>
        <a:p>
          <a:pPr algn="ctr"/>
          <a:r>
            <a:rPr lang="en-US"/>
            <a:t>Lập báo cáo</a:t>
          </a:r>
        </a:p>
      </dgm:t>
    </dgm:pt>
    <dgm:pt modelId="{0FB11927-1196-4335-8676-DBAE78C7BFE4}" type="parTrans" cxnId="{3E6DC3E1-D678-409D-8E89-D56013EC43C7}">
      <dgm:prSet/>
      <dgm:spPr/>
      <dgm:t>
        <a:bodyPr/>
        <a:lstStyle/>
        <a:p>
          <a:pPr algn="ctr"/>
          <a:endParaRPr lang="en-US"/>
        </a:p>
      </dgm:t>
    </dgm:pt>
    <dgm:pt modelId="{939A3E3C-85C2-4ABE-AF3E-1733CE226D2B}" type="sibTrans" cxnId="{3E6DC3E1-D678-409D-8E89-D56013EC43C7}">
      <dgm:prSet/>
      <dgm:spPr/>
      <dgm:t>
        <a:bodyPr/>
        <a:lstStyle/>
        <a:p>
          <a:pPr algn="ctr"/>
          <a:r>
            <a:rPr lang="en-US"/>
            <a:t>Quản lý</a:t>
          </a:r>
        </a:p>
      </dgm:t>
    </dgm:pt>
    <dgm:pt modelId="{7F598C6A-FD46-441A-86DD-19B67E6F57A3}">
      <dgm:prSet/>
      <dgm:spPr/>
      <dgm:t>
        <a:bodyPr/>
        <a:lstStyle/>
        <a:p>
          <a:pPr algn="ctr"/>
          <a:r>
            <a:rPr lang="en-US"/>
            <a:t>Thay đổi quy định</a:t>
          </a:r>
        </a:p>
      </dgm:t>
    </dgm:pt>
    <dgm:pt modelId="{4FAB7217-4F70-4E80-918E-7AEE1D32517D}" type="parTrans" cxnId="{8E54298B-EDE3-485D-B224-97D836F30120}">
      <dgm:prSet/>
      <dgm:spPr/>
      <dgm:t>
        <a:bodyPr/>
        <a:lstStyle/>
        <a:p>
          <a:pPr algn="ctr"/>
          <a:endParaRPr lang="en-US"/>
        </a:p>
      </dgm:t>
    </dgm:pt>
    <dgm:pt modelId="{DA2D7487-5F64-40B2-AA36-C3C10EF4063F}" type="sibTrans" cxnId="{8E54298B-EDE3-485D-B224-97D836F30120}">
      <dgm:prSet/>
      <dgm:spPr/>
      <dgm:t>
        <a:bodyPr/>
        <a:lstStyle/>
        <a:p>
          <a:pPr algn="ctr"/>
          <a:r>
            <a:rPr lang="en-US"/>
            <a:t>Quản lý</a:t>
          </a:r>
        </a:p>
      </dgm:t>
    </dgm:pt>
    <dgm:pt modelId="{A1E3D68A-F09A-496C-A03D-28E8E2ACF1E9}" type="pres">
      <dgm:prSet presAssocID="{A49510A9-4A49-4FA8-8E19-F019E40013F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25DC150-C69D-49F2-A1CD-9F81C470C6C1}" type="pres">
      <dgm:prSet presAssocID="{1618AC82-64C0-467D-8BA3-233B5E828319}" presName="hierRoot1" presStyleCnt="0">
        <dgm:presLayoutVars>
          <dgm:hierBranch val="init"/>
        </dgm:presLayoutVars>
      </dgm:prSet>
      <dgm:spPr/>
    </dgm:pt>
    <dgm:pt modelId="{8A407820-7901-4278-9D92-2043CE068F29}" type="pres">
      <dgm:prSet presAssocID="{1618AC82-64C0-467D-8BA3-233B5E828319}" presName="rootComposite1" presStyleCnt="0"/>
      <dgm:spPr/>
    </dgm:pt>
    <dgm:pt modelId="{AC61FBF2-B136-4EE3-B970-933DEA9C0EC8}" type="pres">
      <dgm:prSet presAssocID="{1618AC82-64C0-467D-8BA3-233B5E828319}" presName="rootText1" presStyleLbl="node0" presStyleIdx="0" presStyleCnt="1" custScaleX="164809" custScaleY="69498">
        <dgm:presLayoutVars>
          <dgm:chMax/>
          <dgm:chPref val="3"/>
        </dgm:presLayoutVars>
      </dgm:prSet>
      <dgm:spPr/>
    </dgm:pt>
    <dgm:pt modelId="{7F4DFA26-140C-4718-8874-597B467FD845}" type="pres">
      <dgm:prSet presAssocID="{1618AC82-64C0-467D-8BA3-233B5E828319}" presName="titleText1" presStyleLbl="fgAcc0" presStyleIdx="0" presStyleCnt="1">
        <dgm:presLayoutVars>
          <dgm:chMax val="0"/>
          <dgm:chPref val="0"/>
        </dgm:presLayoutVars>
      </dgm:prSet>
      <dgm:spPr/>
    </dgm:pt>
    <dgm:pt modelId="{0D6E87C4-667A-4D2D-9DB5-87AD1F3A35A0}" type="pres">
      <dgm:prSet presAssocID="{1618AC82-64C0-467D-8BA3-233B5E828319}" presName="rootConnector1" presStyleLbl="node1" presStyleIdx="0" presStyleCnt="12"/>
      <dgm:spPr/>
    </dgm:pt>
    <dgm:pt modelId="{E82F70A7-8BA1-452E-973B-40935956AFB5}" type="pres">
      <dgm:prSet presAssocID="{1618AC82-64C0-467D-8BA3-233B5E828319}" presName="hierChild2" presStyleCnt="0"/>
      <dgm:spPr/>
    </dgm:pt>
    <dgm:pt modelId="{0298A612-32D1-4356-9E8C-9F8DEE6F2C06}" type="pres">
      <dgm:prSet presAssocID="{F3447457-CD2D-4CE8-9DBE-F3C06F1545DC}" presName="Name37" presStyleLbl="parChTrans1D2" presStyleIdx="0" presStyleCnt="5"/>
      <dgm:spPr/>
    </dgm:pt>
    <dgm:pt modelId="{A5EB4024-8438-4136-B30D-F04E10D60E3C}" type="pres">
      <dgm:prSet presAssocID="{64538B04-C9DC-42CD-BE10-0953D0E998D6}" presName="hierRoot2" presStyleCnt="0">
        <dgm:presLayoutVars>
          <dgm:hierBranch val="init"/>
        </dgm:presLayoutVars>
      </dgm:prSet>
      <dgm:spPr/>
    </dgm:pt>
    <dgm:pt modelId="{7C51CAD3-30BA-423B-8A8A-9C4DFDD9B728}" type="pres">
      <dgm:prSet presAssocID="{64538B04-C9DC-42CD-BE10-0953D0E998D6}" presName="rootComposite" presStyleCnt="0"/>
      <dgm:spPr/>
    </dgm:pt>
    <dgm:pt modelId="{BACFACAF-3A31-47CD-8C8E-12CEDE2A7623}" type="pres">
      <dgm:prSet presAssocID="{64538B04-C9DC-42CD-BE10-0953D0E998D6}" presName="rootText" presStyleLbl="node1" presStyleIdx="0" presStyleCnt="12">
        <dgm:presLayoutVars>
          <dgm:chMax/>
          <dgm:chPref val="3"/>
        </dgm:presLayoutVars>
      </dgm:prSet>
      <dgm:spPr/>
    </dgm:pt>
    <dgm:pt modelId="{005C5FA7-FF23-4463-BB1B-BC58113CD7D7}" type="pres">
      <dgm:prSet presAssocID="{64538B04-C9DC-42CD-BE10-0953D0E998D6}" presName="titleText2" presStyleLbl="fgAcc1" presStyleIdx="0" presStyleCnt="12">
        <dgm:presLayoutVars>
          <dgm:chMax val="0"/>
          <dgm:chPref val="0"/>
        </dgm:presLayoutVars>
      </dgm:prSet>
      <dgm:spPr/>
    </dgm:pt>
    <dgm:pt modelId="{2F0AAA9B-5773-4722-B217-540D39246EFE}" type="pres">
      <dgm:prSet presAssocID="{64538B04-C9DC-42CD-BE10-0953D0E998D6}" presName="rootConnector" presStyleLbl="node2" presStyleIdx="0" presStyleCnt="0"/>
      <dgm:spPr/>
    </dgm:pt>
    <dgm:pt modelId="{C1ADC4CE-8B9F-4701-8925-BD595BF4EAED}" type="pres">
      <dgm:prSet presAssocID="{64538B04-C9DC-42CD-BE10-0953D0E998D6}" presName="hierChild4" presStyleCnt="0"/>
      <dgm:spPr/>
    </dgm:pt>
    <dgm:pt modelId="{0BDB48DA-7C58-4B34-A8B0-D6F620AFFDC5}" type="pres">
      <dgm:prSet presAssocID="{6C106598-9954-4104-8672-93A28D5ADA91}" presName="Name37" presStyleLbl="parChTrans1D3" presStyleIdx="0" presStyleCnt="3"/>
      <dgm:spPr/>
    </dgm:pt>
    <dgm:pt modelId="{2B2A4A88-DFBC-4A4B-B056-5EA1B047D8F8}" type="pres">
      <dgm:prSet presAssocID="{794B2ADC-4D81-4F24-B86F-8E3BB93B87AE}" presName="hierRoot2" presStyleCnt="0">
        <dgm:presLayoutVars>
          <dgm:hierBranch val="init"/>
        </dgm:presLayoutVars>
      </dgm:prSet>
      <dgm:spPr/>
    </dgm:pt>
    <dgm:pt modelId="{3A50A47C-21A7-48E3-80DD-FDFD419CC93B}" type="pres">
      <dgm:prSet presAssocID="{794B2ADC-4D81-4F24-B86F-8E3BB93B87AE}" presName="rootComposite" presStyleCnt="0"/>
      <dgm:spPr/>
    </dgm:pt>
    <dgm:pt modelId="{0796700D-E343-468D-AF83-8B1488F5F7C6}" type="pres">
      <dgm:prSet presAssocID="{794B2ADC-4D81-4F24-B86F-8E3BB93B87AE}" presName="rootText" presStyleLbl="node1" presStyleIdx="1" presStyleCnt="12">
        <dgm:presLayoutVars>
          <dgm:chMax/>
          <dgm:chPref val="3"/>
        </dgm:presLayoutVars>
      </dgm:prSet>
      <dgm:spPr/>
    </dgm:pt>
    <dgm:pt modelId="{1A89C38F-6614-4776-8CA7-30B43D006993}" type="pres">
      <dgm:prSet presAssocID="{794B2ADC-4D81-4F24-B86F-8E3BB93B87AE}" presName="titleText2" presStyleLbl="fgAcc1" presStyleIdx="1" presStyleCnt="12">
        <dgm:presLayoutVars>
          <dgm:chMax val="0"/>
          <dgm:chPref val="0"/>
        </dgm:presLayoutVars>
      </dgm:prSet>
      <dgm:spPr/>
    </dgm:pt>
    <dgm:pt modelId="{1BDDD699-989D-43D6-AD96-FA93C1AB7DF2}" type="pres">
      <dgm:prSet presAssocID="{794B2ADC-4D81-4F24-B86F-8E3BB93B87AE}" presName="rootConnector" presStyleLbl="node3" presStyleIdx="0" presStyleCnt="0"/>
      <dgm:spPr/>
    </dgm:pt>
    <dgm:pt modelId="{4F1C634F-D85B-4BF6-8E58-2733A7846B12}" type="pres">
      <dgm:prSet presAssocID="{794B2ADC-4D81-4F24-B86F-8E3BB93B87AE}" presName="hierChild4" presStyleCnt="0"/>
      <dgm:spPr/>
    </dgm:pt>
    <dgm:pt modelId="{83EED730-8E66-4E9B-95A8-78350D5B6743}" type="pres">
      <dgm:prSet presAssocID="{2E46610F-36D1-4BC6-A821-82AC64053F0D}" presName="Name37" presStyleLbl="parChTrans1D4" presStyleIdx="0" presStyleCnt="4"/>
      <dgm:spPr/>
    </dgm:pt>
    <dgm:pt modelId="{7B238AAD-16B1-4839-A509-5B38FC8F02E7}" type="pres">
      <dgm:prSet presAssocID="{612241EF-DFC1-4173-918A-F365B02E626A}" presName="hierRoot2" presStyleCnt="0">
        <dgm:presLayoutVars>
          <dgm:hierBranch val="init"/>
        </dgm:presLayoutVars>
      </dgm:prSet>
      <dgm:spPr/>
    </dgm:pt>
    <dgm:pt modelId="{881C922C-0402-41DE-A5A4-B8E5E3ACBAC9}" type="pres">
      <dgm:prSet presAssocID="{612241EF-DFC1-4173-918A-F365B02E626A}" presName="rootComposite" presStyleCnt="0"/>
      <dgm:spPr/>
    </dgm:pt>
    <dgm:pt modelId="{4E0EA9C9-8BEB-44EE-AF54-BD3A6E39E37C}" type="pres">
      <dgm:prSet presAssocID="{612241EF-DFC1-4173-918A-F365B02E626A}" presName="rootText" presStyleLbl="node1" presStyleIdx="2" presStyleCnt="12">
        <dgm:presLayoutVars>
          <dgm:chMax/>
          <dgm:chPref val="3"/>
        </dgm:presLayoutVars>
      </dgm:prSet>
      <dgm:spPr/>
    </dgm:pt>
    <dgm:pt modelId="{D7B40750-56ED-466D-B693-C78C0B652AE2}" type="pres">
      <dgm:prSet presAssocID="{612241EF-DFC1-4173-918A-F365B02E626A}" presName="titleText2" presStyleLbl="fgAcc1" presStyleIdx="2" presStyleCnt="12">
        <dgm:presLayoutVars>
          <dgm:chMax val="0"/>
          <dgm:chPref val="0"/>
        </dgm:presLayoutVars>
      </dgm:prSet>
      <dgm:spPr/>
    </dgm:pt>
    <dgm:pt modelId="{41B9ED4D-E984-4975-882A-EEFC42A2A330}" type="pres">
      <dgm:prSet presAssocID="{612241EF-DFC1-4173-918A-F365B02E626A}" presName="rootConnector" presStyleLbl="node4" presStyleIdx="0" presStyleCnt="0"/>
      <dgm:spPr/>
    </dgm:pt>
    <dgm:pt modelId="{1F8FA6EB-8E82-4676-8EE0-564E38937A09}" type="pres">
      <dgm:prSet presAssocID="{612241EF-DFC1-4173-918A-F365B02E626A}" presName="hierChild4" presStyleCnt="0"/>
      <dgm:spPr/>
    </dgm:pt>
    <dgm:pt modelId="{96C6712E-EE46-4597-BDDF-25B0D6C24462}" type="pres">
      <dgm:prSet presAssocID="{1DEA3AA7-F3CA-4E2E-86B9-B02927FFCE12}" presName="Name37" presStyleLbl="parChTrans1D4" presStyleIdx="1" presStyleCnt="4"/>
      <dgm:spPr/>
    </dgm:pt>
    <dgm:pt modelId="{6C62F98B-CE63-4A69-9BA6-18912EC714CA}" type="pres">
      <dgm:prSet presAssocID="{4D1E7AF9-B760-4D77-864F-F2E4890F9343}" presName="hierRoot2" presStyleCnt="0">
        <dgm:presLayoutVars>
          <dgm:hierBranch val="init"/>
        </dgm:presLayoutVars>
      </dgm:prSet>
      <dgm:spPr/>
    </dgm:pt>
    <dgm:pt modelId="{B177F536-253A-4C85-A33B-10FC68A75F85}" type="pres">
      <dgm:prSet presAssocID="{4D1E7AF9-B760-4D77-864F-F2E4890F9343}" presName="rootComposite" presStyleCnt="0"/>
      <dgm:spPr/>
    </dgm:pt>
    <dgm:pt modelId="{94E6AB41-C082-40C4-9007-B191DB4C3D1A}" type="pres">
      <dgm:prSet presAssocID="{4D1E7AF9-B760-4D77-864F-F2E4890F9343}" presName="rootText" presStyleLbl="node1" presStyleIdx="3" presStyleCnt="12">
        <dgm:presLayoutVars>
          <dgm:chMax/>
          <dgm:chPref val="3"/>
        </dgm:presLayoutVars>
      </dgm:prSet>
      <dgm:spPr/>
    </dgm:pt>
    <dgm:pt modelId="{14A9385A-E41A-45D7-A00D-51C3123FD6EA}" type="pres">
      <dgm:prSet presAssocID="{4D1E7AF9-B760-4D77-864F-F2E4890F9343}" presName="titleText2" presStyleLbl="fgAcc1" presStyleIdx="3" presStyleCnt="12">
        <dgm:presLayoutVars>
          <dgm:chMax val="0"/>
          <dgm:chPref val="0"/>
        </dgm:presLayoutVars>
      </dgm:prSet>
      <dgm:spPr/>
    </dgm:pt>
    <dgm:pt modelId="{E429421A-E036-45A2-AF47-EDD05AAE0546}" type="pres">
      <dgm:prSet presAssocID="{4D1E7AF9-B760-4D77-864F-F2E4890F9343}" presName="rootConnector" presStyleLbl="node4" presStyleIdx="0" presStyleCnt="0"/>
      <dgm:spPr/>
    </dgm:pt>
    <dgm:pt modelId="{5B4C3853-93B3-4520-8CF5-2FC62FDCEA6F}" type="pres">
      <dgm:prSet presAssocID="{4D1E7AF9-B760-4D77-864F-F2E4890F9343}" presName="hierChild4" presStyleCnt="0"/>
      <dgm:spPr/>
    </dgm:pt>
    <dgm:pt modelId="{BD88251C-FF2E-45AF-9833-3195EFF7D800}" type="pres">
      <dgm:prSet presAssocID="{4D1E7AF9-B760-4D77-864F-F2E4890F9343}" presName="hierChild5" presStyleCnt="0"/>
      <dgm:spPr/>
    </dgm:pt>
    <dgm:pt modelId="{956C42D0-0207-4DE6-BC81-4D5E4EAC6A86}" type="pres">
      <dgm:prSet presAssocID="{612241EF-DFC1-4173-918A-F365B02E626A}" presName="hierChild5" presStyleCnt="0"/>
      <dgm:spPr/>
    </dgm:pt>
    <dgm:pt modelId="{BE09EA8A-6160-427E-B31A-6797ADD127C2}" type="pres">
      <dgm:prSet presAssocID="{794B2ADC-4D81-4F24-B86F-8E3BB93B87AE}" presName="hierChild5" presStyleCnt="0"/>
      <dgm:spPr/>
    </dgm:pt>
    <dgm:pt modelId="{E8DAA74B-9D2C-4F83-9AA1-2B30DA698694}" type="pres">
      <dgm:prSet presAssocID="{64538B04-C9DC-42CD-BE10-0953D0E998D6}" presName="hierChild5" presStyleCnt="0"/>
      <dgm:spPr/>
    </dgm:pt>
    <dgm:pt modelId="{0597B656-3840-46A4-BB40-3A61F0897C36}" type="pres">
      <dgm:prSet presAssocID="{BCD53A88-6102-4ACF-8BEB-097F2DA495D6}" presName="Name37" presStyleLbl="parChTrans1D2" presStyleIdx="1" presStyleCnt="5"/>
      <dgm:spPr/>
    </dgm:pt>
    <dgm:pt modelId="{5B724936-68D3-4FE2-AAF5-403CAAC287C6}" type="pres">
      <dgm:prSet presAssocID="{2B5A2327-2D88-4888-87B5-0B9A9AC881B6}" presName="hierRoot2" presStyleCnt="0">
        <dgm:presLayoutVars>
          <dgm:hierBranch val="init"/>
        </dgm:presLayoutVars>
      </dgm:prSet>
      <dgm:spPr/>
    </dgm:pt>
    <dgm:pt modelId="{9FFF14B2-ED5D-4C4C-A3E7-17301F54DAA7}" type="pres">
      <dgm:prSet presAssocID="{2B5A2327-2D88-4888-87B5-0B9A9AC881B6}" presName="rootComposite" presStyleCnt="0"/>
      <dgm:spPr/>
    </dgm:pt>
    <dgm:pt modelId="{F2141443-A7B6-4947-8E49-F5C8DD0C13C6}" type="pres">
      <dgm:prSet presAssocID="{2B5A2327-2D88-4888-87B5-0B9A9AC881B6}" presName="rootText" presStyleLbl="node1" presStyleIdx="4" presStyleCnt="12">
        <dgm:presLayoutVars>
          <dgm:chMax/>
          <dgm:chPref val="3"/>
        </dgm:presLayoutVars>
      </dgm:prSet>
      <dgm:spPr/>
    </dgm:pt>
    <dgm:pt modelId="{7286EA68-680E-4379-84E7-920E8659DF3C}" type="pres">
      <dgm:prSet presAssocID="{2B5A2327-2D88-4888-87B5-0B9A9AC881B6}" presName="titleText2" presStyleLbl="fgAcc1" presStyleIdx="4" presStyleCnt="12">
        <dgm:presLayoutVars>
          <dgm:chMax val="0"/>
          <dgm:chPref val="0"/>
        </dgm:presLayoutVars>
      </dgm:prSet>
      <dgm:spPr/>
    </dgm:pt>
    <dgm:pt modelId="{590F4129-3275-41AD-9B22-14973F733D09}" type="pres">
      <dgm:prSet presAssocID="{2B5A2327-2D88-4888-87B5-0B9A9AC881B6}" presName="rootConnector" presStyleLbl="node2" presStyleIdx="0" presStyleCnt="0"/>
      <dgm:spPr/>
    </dgm:pt>
    <dgm:pt modelId="{A64DEAFF-FF86-422A-89D3-2F67F5835B27}" type="pres">
      <dgm:prSet presAssocID="{2B5A2327-2D88-4888-87B5-0B9A9AC881B6}" presName="hierChild4" presStyleCnt="0"/>
      <dgm:spPr/>
    </dgm:pt>
    <dgm:pt modelId="{7A19F0DE-9D37-4AEF-916A-8A201D2BBB24}" type="pres">
      <dgm:prSet presAssocID="{FA5C995B-7A96-42AC-B0A8-B8F7C125C77E}" presName="Name37" presStyleLbl="parChTrans1D3" presStyleIdx="1" presStyleCnt="3"/>
      <dgm:spPr/>
    </dgm:pt>
    <dgm:pt modelId="{E856CC1F-8C07-455A-9A78-5B3407699487}" type="pres">
      <dgm:prSet presAssocID="{84E0543D-A3AA-4146-B184-1479AE6CAB97}" presName="hierRoot2" presStyleCnt="0">
        <dgm:presLayoutVars>
          <dgm:hierBranch val="init"/>
        </dgm:presLayoutVars>
      </dgm:prSet>
      <dgm:spPr/>
    </dgm:pt>
    <dgm:pt modelId="{AC920144-511A-4E10-AE49-2EE0BFF92A3F}" type="pres">
      <dgm:prSet presAssocID="{84E0543D-A3AA-4146-B184-1479AE6CAB97}" presName="rootComposite" presStyleCnt="0"/>
      <dgm:spPr/>
    </dgm:pt>
    <dgm:pt modelId="{6FF58A0B-ED9F-4B30-A808-C4AAA60E5011}" type="pres">
      <dgm:prSet presAssocID="{84E0543D-A3AA-4146-B184-1479AE6CAB97}" presName="rootText" presStyleLbl="node1" presStyleIdx="5" presStyleCnt="12">
        <dgm:presLayoutVars>
          <dgm:chMax/>
          <dgm:chPref val="3"/>
        </dgm:presLayoutVars>
      </dgm:prSet>
      <dgm:spPr/>
    </dgm:pt>
    <dgm:pt modelId="{34FEDCD1-16C9-4023-A4C0-B1420F95DCF7}" type="pres">
      <dgm:prSet presAssocID="{84E0543D-A3AA-4146-B184-1479AE6CAB97}" presName="titleText2" presStyleLbl="fgAcc1" presStyleIdx="5" presStyleCnt="12">
        <dgm:presLayoutVars>
          <dgm:chMax val="0"/>
          <dgm:chPref val="0"/>
        </dgm:presLayoutVars>
      </dgm:prSet>
      <dgm:spPr/>
    </dgm:pt>
    <dgm:pt modelId="{5A2A454C-E4AC-4167-99F9-1417044DEAA4}" type="pres">
      <dgm:prSet presAssocID="{84E0543D-A3AA-4146-B184-1479AE6CAB97}" presName="rootConnector" presStyleLbl="node3" presStyleIdx="0" presStyleCnt="0"/>
      <dgm:spPr/>
    </dgm:pt>
    <dgm:pt modelId="{56F65EF9-F79E-45AD-A394-CB3072E26496}" type="pres">
      <dgm:prSet presAssocID="{84E0543D-A3AA-4146-B184-1479AE6CAB97}" presName="hierChild4" presStyleCnt="0"/>
      <dgm:spPr/>
    </dgm:pt>
    <dgm:pt modelId="{9FDD56B7-EB65-477C-A0C1-C186E8C11468}" type="pres">
      <dgm:prSet presAssocID="{EF0CC384-F212-41F4-9C3D-7FAAA8CCF48B}" presName="Name37" presStyleLbl="parChTrans1D4" presStyleIdx="2" presStyleCnt="4"/>
      <dgm:spPr/>
    </dgm:pt>
    <dgm:pt modelId="{C461969E-F241-4D6F-8C1F-F1482797BD0C}" type="pres">
      <dgm:prSet presAssocID="{EF893BAE-FE59-4C3F-AF30-4516D31588C1}" presName="hierRoot2" presStyleCnt="0">
        <dgm:presLayoutVars>
          <dgm:hierBranch val="init"/>
        </dgm:presLayoutVars>
      </dgm:prSet>
      <dgm:spPr/>
    </dgm:pt>
    <dgm:pt modelId="{3FEB25F7-E64A-4ADD-95F0-60697B4E6516}" type="pres">
      <dgm:prSet presAssocID="{EF893BAE-FE59-4C3F-AF30-4516D31588C1}" presName="rootComposite" presStyleCnt="0"/>
      <dgm:spPr/>
    </dgm:pt>
    <dgm:pt modelId="{4C6F2B82-13F4-4801-AF24-05785634D4F7}" type="pres">
      <dgm:prSet presAssocID="{EF893BAE-FE59-4C3F-AF30-4516D31588C1}" presName="rootText" presStyleLbl="node1" presStyleIdx="6" presStyleCnt="12">
        <dgm:presLayoutVars>
          <dgm:chMax/>
          <dgm:chPref val="3"/>
        </dgm:presLayoutVars>
      </dgm:prSet>
      <dgm:spPr/>
    </dgm:pt>
    <dgm:pt modelId="{3C968627-0BBC-4B7E-8BFD-688F411B0761}" type="pres">
      <dgm:prSet presAssocID="{EF893BAE-FE59-4C3F-AF30-4516D31588C1}" presName="titleText2" presStyleLbl="fgAcc1" presStyleIdx="6" presStyleCnt="12">
        <dgm:presLayoutVars>
          <dgm:chMax val="0"/>
          <dgm:chPref val="0"/>
        </dgm:presLayoutVars>
      </dgm:prSet>
      <dgm:spPr/>
    </dgm:pt>
    <dgm:pt modelId="{F3D3D92C-18D1-4C1E-9812-647DA9F66093}" type="pres">
      <dgm:prSet presAssocID="{EF893BAE-FE59-4C3F-AF30-4516D31588C1}" presName="rootConnector" presStyleLbl="node4" presStyleIdx="0" presStyleCnt="0"/>
      <dgm:spPr/>
    </dgm:pt>
    <dgm:pt modelId="{94900DD2-32F8-42B3-9698-CDB74C5AA3E7}" type="pres">
      <dgm:prSet presAssocID="{EF893BAE-FE59-4C3F-AF30-4516D31588C1}" presName="hierChild4" presStyleCnt="0"/>
      <dgm:spPr/>
    </dgm:pt>
    <dgm:pt modelId="{7E5E9166-16FF-4D45-9D22-4D0917B6ACF7}" type="pres">
      <dgm:prSet presAssocID="{EF893BAE-FE59-4C3F-AF30-4516D31588C1}" presName="hierChild5" presStyleCnt="0"/>
      <dgm:spPr/>
    </dgm:pt>
    <dgm:pt modelId="{D755DE0C-94B4-43CB-9296-7F1345E4CBFF}" type="pres">
      <dgm:prSet presAssocID="{84E0543D-A3AA-4146-B184-1479AE6CAB97}" presName="hierChild5" presStyleCnt="0"/>
      <dgm:spPr/>
    </dgm:pt>
    <dgm:pt modelId="{C6342F8C-C63A-4386-9FD9-3CBD61E2CD60}" type="pres">
      <dgm:prSet presAssocID="{2B5A2327-2D88-4888-87B5-0B9A9AC881B6}" presName="hierChild5" presStyleCnt="0"/>
      <dgm:spPr/>
    </dgm:pt>
    <dgm:pt modelId="{05899067-9504-4820-B684-AF5D6297A176}" type="pres">
      <dgm:prSet presAssocID="{E3E1C6A7-DF5E-48F3-912B-A9D26811ABCE}" presName="Name37" presStyleLbl="parChTrans1D2" presStyleIdx="2" presStyleCnt="5"/>
      <dgm:spPr/>
    </dgm:pt>
    <dgm:pt modelId="{A911978F-216F-413C-AAFE-A762D07C47BF}" type="pres">
      <dgm:prSet presAssocID="{49C171BB-10F4-48E3-96D3-EE7DBE61EB10}" presName="hierRoot2" presStyleCnt="0">
        <dgm:presLayoutVars>
          <dgm:hierBranch val="init"/>
        </dgm:presLayoutVars>
      </dgm:prSet>
      <dgm:spPr/>
    </dgm:pt>
    <dgm:pt modelId="{77BE46AA-25B2-46EA-8BBC-C7BC570A5295}" type="pres">
      <dgm:prSet presAssocID="{49C171BB-10F4-48E3-96D3-EE7DBE61EB10}" presName="rootComposite" presStyleCnt="0"/>
      <dgm:spPr/>
    </dgm:pt>
    <dgm:pt modelId="{23320CBA-0406-451F-AF4F-BD5B1C28DFD9}" type="pres">
      <dgm:prSet presAssocID="{49C171BB-10F4-48E3-96D3-EE7DBE61EB10}" presName="rootText" presStyleLbl="node1" presStyleIdx="7" presStyleCnt="12">
        <dgm:presLayoutVars>
          <dgm:chMax/>
          <dgm:chPref val="3"/>
        </dgm:presLayoutVars>
      </dgm:prSet>
      <dgm:spPr/>
    </dgm:pt>
    <dgm:pt modelId="{AE37D248-097D-474B-9DAB-8D095AB8C9B3}" type="pres">
      <dgm:prSet presAssocID="{49C171BB-10F4-48E3-96D3-EE7DBE61EB10}" presName="titleText2" presStyleLbl="fgAcc1" presStyleIdx="7" presStyleCnt="12">
        <dgm:presLayoutVars>
          <dgm:chMax val="0"/>
          <dgm:chPref val="0"/>
        </dgm:presLayoutVars>
      </dgm:prSet>
      <dgm:spPr/>
    </dgm:pt>
    <dgm:pt modelId="{37259458-51E2-4B23-BCDA-071983B8CA06}" type="pres">
      <dgm:prSet presAssocID="{49C171BB-10F4-48E3-96D3-EE7DBE61EB10}" presName="rootConnector" presStyleLbl="node2" presStyleIdx="0" presStyleCnt="0"/>
      <dgm:spPr/>
    </dgm:pt>
    <dgm:pt modelId="{59916C11-FEB6-44DF-BFFF-29930AA133EA}" type="pres">
      <dgm:prSet presAssocID="{49C171BB-10F4-48E3-96D3-EE7DBE61EB10}" presName="hierChild4" presStyleCnt="0"/>
      <dgm:spPr/>
    </dgm:pt>
    <dgm:pt modelId="{EED9F0E1-8CF9-431A-AE90-2C4DA591E2D3}" type="pres">
      <dgm:prSet presAssocID="{E87CF3A5-CE91-42CA-A512-30A05E40883E}" presName="Name37" presStyleLbl="parChTrans1D3" presStyleIdx="2" presStyleCnt="3"/>
      <dgm:spPr/>
    </dgm:pt>
    <dgm:pt modelId="{53F8C006-5688-4E5D-95F2-5BDDCFF8DF88}" type="pres">
      <dgm:prSet presAssocID="{3F62476F-8CF2-41AB-8430-EA7B967C6C76}" presName="hierRoot2" presStyleCnt="0">
        <dgm:presLayoutVars>
          <dgm:hierBranch val="init"/>
        </dgm:presLayoutVars>
      </dgm:prSet>
      <dgm:spPr/>
    </dgm:pt>
    <dgm:pt modelId="{44BDD67D-2E3B-47BC-8A43-B4CA6395CD9C}" type="pres">
      <dgm:prSet presAssocID="{3F62476F-8CF2-41AB-8430-EA7B967C6C76}" presName="rootComposite" presStyleCnt="0"/>
      <dgm:spPr/>
    </dgm:pt>
    <dgm:pt modelId="{E3200992-3229-44F7-AABE-B11E502648ED}" type="pres">
      <dgm:prSet presAssocID="{3F62476F-8CF2-41AB-8430-EA7B967C6C76}" presName="rootText" presStyleLbl="node1" presStyleIdx="8" presStyleCnt="12">
        <dgm:presLayoutVars>
          <dgm:chMax/>
          <dgm:chPref val="3"/>
        </dgm:presLayoutVars>
      </dgm:prSet>
      <dgm:spPr/>
    </dgm:pt>
    <dgm:pt modelId="{4FAD23E1-0B0D-4D16-926A-D471F23F78C2}" type="pres">
      <dgm:prSet presAssocID="{3F62476F-8CF2-41AB-8430-EA7B967C6C76}" presName="titleText2" presStyleLbl="fgAcc1" presStyleIdx="8" presStyleCnt="12">
        <dgm:presLayoutVars>
          <dgm:chMax val="0"/>
          <dgm:chPref val="0"/>
        </dgm:presLayoutVars>
      </dgm:prSet>
      <dgm:spPr/>
    </dgm:pt>
    <dgm:pt modelId="{32F7F384-D68B-4929-A452-EA9E8F9CB79D}" type="pres">
      <dgm:prSet presAssocID="{3F62476F-8CF2-41AB-8430-EA7B967C6C76}" presName="rootConnector" presStyleLbl="node3" presStyleIdx="0" presStyleCnt="0"/>
      <dgm:spPr/>
    </dgm:pt>
    <dgm:pt modelId="{29E1125C-BE00-450C-9362-6573716C6C49}" type="pres">
      <dgm:prSet presAssocID="{3F62476F-8CF2-41AB-8430-EA7B967C6C76}" presName="hierChild4" presStyleCnt="0"/>
      <dgm:spPr/>
    </dgm:pt>
    <dgm:pt modelId="{B3B5B3A5-FCDB-4FAF-8673-8A084E7202D0}" type="pres">
      <dgm:prSet presAssocID="{1F658287-4553-4BC8-ADBF-2F72D7DF05DA}" presName="Name37" presStyleLbl="parChTrans1D4" presStyleIdx="3" presStyleCnt="4"/>
      <dgm:spPr/>
    </dgm:pt>
    <dgm:pt modelId="{F22D15F7-537F-4001-9513-12DAFA53AF40}" type="pres">
      <dgm:prSet presAssocID="{3C7081A0-A31D-4417-9B97-26808FA2570D}" presName="hierRoot2" presStyleCnt="0">
        <dgm:presLayoutVars>
          <dgm:hierBranch val="init"/>
        </dgm:presLayoutVars>
      </dgm:prSet>
      <dgm:spPr/>
    </dgm:pt>
    <dgm:pt modelId="{CCFB04E8-8E41-481B-99CC-2E88F50C90C5}" type="pres">
      <dgm:prSet presAssocID="{3C7081A0-A31D-4417-9B97-26808FA2570D}" presName="rootComposite" presStyleCnt="0"/>
      <dgm:spPr/>
    </dgm:pt>
    <dgm:pt modelId="{38FEF023-4F1B-4B74-940C-A4D02CC4A694}" type="pres">
      <dgm:prSet presAssocID="{3C7081A0-A31D-4417-9B97-26808FA2570D}" presName="rootText" presStyleLbl="node1" presStyleIdx="9" presStyleCnt="12">
        <dgm:presLayoutVars>
          <dgm:chMax/>
          <dgm:chPref val="3"/>
        </dgm:presLayoutVars>
      </dgm:prSet>
      <dgm:spPr/>
    </dgm:pt>
    <dgm:pt modelId="{4911AE57-E26A-48A4-8798-0E2680FF25D2}" type="pres">
      <dgm:prSet presAssocID="{3C7081A0-A31D-4417-9B97-26808FA2570D}" presName="titleText2" presStyleLbl="fgAcc1" presStyleIdx="9" presStyleCnt="12">
        <dgm:presLayoutVars>
          <dgm:chMax val="0"/>
          <dgm:chPref val="0"/>
        </dgm:presLayoutVars>
      </dgm:prSet>
      <dgm:spPr/>
    </dgm:pt>
    <dgm:pt modelId="{C9203C9A-9BB9-499F-8DEB-7EA2A501EC3D}" type="pres">
      <dgm:prSet presAssocID="{3C7081A0-A31D-4417-9B97-26808FA2570D}" presName="rootConnector" presStyleLbl="node4" presStyleIdx="0" presStyleCnt="0"/>
      <dgm:spPr/>
    </dgm:pt>
    <dgm:pt modelId="{E8E56CC1-A696-464C-853F-57946ECF8385}" type="pres">
      <dgm:prSet presAssocID="{3C7081A0-A31D-4417-9B97-26808FA2570D}" presName="hierChild4" presStyleCnt="0"/>
      <dgm:spPr/>
    </dgm:pt>
    <dgm:pt modelId="{D170BE10-9C31-490B-BE55-0DF9FCB918A7}" type="pres">
      <dgm:prSet presAssocID="{3C7081A0-A31D-4417-9B97-26808FA2570D}" presName="hierChild5" presStyleCnt="0"/>
      <dgm:spPr/>
    </dgm:pt>
    <dgm:pt modelId="{0EE6E5F9-9665-41D5-8627-8468D020307B}" type="pres">
      <dgm:prSet presAssocID="{3F62476F-8CF2-41AB-8430-EA7B967C6C76}" presName="hierChild5" presStyleCnt="0"/>
      <dgm:spPr/>
    </dgm:pt>
    <dgm:pt modelId="{0FF933F1-E6F6-4439-9A4C-EABF32347E0A}" type="pres">
      <dgm:prSet presAssocID="{49C171BB-10F4-48E3-96D3-EE7DBE61EB10}" presName="hierChild5" presStyleCnt="0"/>
      <dgm:spPr/>
    </dgm:pt>
    <dgm:pt modelId="{C8DE22D4-292A-42C0-AFA2-57B72DF8F158}" type="pres">
      <dgm:prSet presAssocID="{0FB11927-1196-4335-8676-DBAE78C7BFE4}" presName="Name37" presStyleLbl="parChTrans1D2" presStyleIdx="3" presStyleCnt="5"/>
      <dgm:spPr/>
    </dgm:pt>
    <dgm:pt modelId="{BE7FB5CD-29A0-43B9-827A-691831F3DE1B}" type="pres">
      <dgm:prSet presAssocID="{FA274134-516A-4BAA-B5F6-C05B4A75AEF8}" presName="hierRoot2" presStyleCnt="0">
        <dgm:presLayoutVars>
          <dgm:hierBranch val="init"/>
        </dgm:presLayoutVars>
      </dgm:prSet>
      <dgm:spPr/>
    </dgm:pt>
    <dgm:pt modelId="{3F2FE6C0-D07B-49B7-9266-22A4021F8F72}" type="pres">
      <dgm:prSet presAssocID="{FA274134-516A-4BAA-B5F6-C05B4A75AEF8}" presName="rootComposite" presStyleCnt="0"/>
      <dgm:spPr/>
    </dgm:pt>
    <dgm:pt modelId="{E86AD66A-4FC2-47B7-BFA7-359271B55C60}" type="pres">
      <dgm:prSet presAssocID="{FA274134-516A-4BAA-B5F6-C05B4A75AEF8}" presName="rootText" presStyleLbl="node1" presStyleIdx="10" presStyleCnt="12">
        <dgm:presLayoutVars>
          <dgm:chMax/>
          <dgm:chPref val="3"/>
        </dgm:presLayoutVars>
      </dgm:prSet>
      <dgm:spPr/>
    </dgm:pt>
    <dgm:pt modelId="{CB2F96E3-C9E9-4297-8173-F555791CB7F3}" type="pres">
      <dgm:prSet presAssocID="{FA274134-516A-4BAA-B5F6-C05B4A75AEF8}" presName="titleText2" presStyleLbl="fgAcc1" presStyleIdx="10" presStyleCnt="12">
        <dgm:presLayoutVars>
          <dgm:chMax val="0"/>
          <dgm:chPref val="0"/>
        </dgm:presLayoutVars>
      </dgm:prSet>
      <dgm:spPr/>
    </dgm:pt>
    <dgm:pt modelId="{DB1DD335-38C5-417C-BB5B-6CF1AC7FC793}" type="pres">
      <dgm:prSet presAssocID="{FA274134-516A-4BAA-B5F6-C05B4A75AEF8}" presName="rootConnector" presStyleLbl="node2" presStyleIdx="0" presStyleCnt="0"/>
      <dgm:spPr/>
    </dgm:pt>
    <dgm:pt modelId="{6363AB6D-F9E2-4C0A-AD67-3D65EC582EF9}" type="pres">
      <dgm:prSet presAssocID="{FA274134-516A-4BAA-B5F6-C05B4A75AEF8}" presName="hierChild4" presStyleCnt="0"/>
      <dgm:spPr/>
    </dgm:pt>
    <dgm:pt modelId="{0A4BF6B6-F024-4CDF-8F32-B2DE007A4180}" type="pres">
      <dgm:prSet presAssocID="{FA274134-516A-4BAA-B5F6-C05B4A75AEF8}" presName="hierChild5" presStyleCnt="0"/>
      <dgm:spPr/>
    </dgm:pt>
    <dgm:pt modelId="{087E3C54-28E3-49E5-A043-6853DFF1B05B}" type="pres">
      <dgm:prSet presAssocID="{4FAB7217-4F70-4E80-918E-7AEE1D32517D}" presName="Name37" presStyleLbl="parChTrans1D2" presStyleIdx="4" presStyleCnt="5"/>
      <dgm:spPr/>
    </dgm:pt>
    <dgm:pt modelId="{EA5A07EB-3D75-4EA1-A4DD-DB5E1067550B}" type="pres">
      <dgm:prSet presAssocID="{7F598C6A-FD46-441A-86DD-19B67E6F57A3}" presName="hierRoot2" presStyleCnt="0">
        <dgm:presLayoutVars>
          <dgm:hierBranch val="init"/>
        </dgm:presLayoutVars>
      </dgm:prSet>
      <dgm:spPr/>
    </dgm:pt>
    <dgm:pt modelId="{831EAADB-20AF-4E51-A033-454AD4FAE344}" type="pres">
      <dgm:prSet presAssocID="{7F598C6A-FD46-441A-86DD-19B67E6F57A3}" presName="rootComposite" presStyleCnt="0"/>
      <dgm:spPr/>
    </dgm:pt>
    <dgm:pt modelId="{DE4CCEE2-D87F-4E2B-AFD9-87DAD63AE135}" type="pres">
      <dgm:prSet presAssocID="{7F598C6A-FD46-441A-86DD-19B67E6F57A3}" presName="rootText" presStyleLbl="node1" presStyleIdx="11" presStyleCnt="12">
        <dgm:presLayoutVars>
          <dgm:chMax/>
          <dgm:chPref val="3"/>
        </dgm:presLayoutVars>
      </dgm:prSet>
      <dgm:spPr/>
    </dgm:pt>
    <dgm:pt modelId="{C8D6EC9C-E707-4CBB-A44E-E694C4719A35}" type="pres">
      <dgm:prSet presAssocID="{7F598C6A-FD46-441A-86DD-19B67E6F57A3}" presName="titleText2" presStyleLbl="fgAcc1" presStyleIdx="11" presStyleCnt="12">
        <dgm:presLayoutVars>
          <dgm:chMax val="0"/>
          <dgm:chPref val="0"/>
        </dgm:presLayoutVars>
      </dgm:prSet>
      <dgm:spPr/>
    </dgm:pt>
    <dgm:pt modelId="{5A18970D-DAF6-410F-AD9E-679D8D714437}" type="pres">
      <dgm:prSet presAssocID="{7F598C6A-FD46-441A-86DD-19B67E6F57A3}" presName="rootConnector" presStyleLbl="node2" presStyleIdx="0" presStyleCnt="0"/>
      <dgm:spPr/>
    </dgm:pt>
    <dgm:pt modelId="{1E4B01B5-1EC9-4E15-BCE4-F1FD19050093}" type="pres">
      <dgm:prSet presAssocID="{7F598C6A-FD46-441A-86DD-19B67E6F57A3}" presName="hierChild4" presStyleCnt="0"/>
      <dgm:spPr/>
    </dgm:pt>
    <dgm:pt modelId="{12CDC738-8565-4DDA-9F93-907A99C84DA6}" type="pres">
      <dgm:prSet presAssocID="{7F598C6A-FD46-441A-86DD-19B67E6F57A3}" presName="hierChild5" presStyleCnt="0"/>
      <dgm:spPr/>
    </dgm:pt>
    <dgm:pt modelId="{11C209BA-4677-4CA0-BC80-C3530343D750}" type="pres">
      <dgm:prSet presAssocID="{1618AC82-64C0-467D-8BA3-233B5E828319}" presName="hierChild3" presStyleCnt="0"/>
      <dgm:spPr/>
    </dgm:pt>
  </dgm:ptLst>
  <dgm:cxnLst>
    <dgm:cxn modelId="{AE2D1003-5C9A-49E0-8C97-D0D3D8C4936C}" type="presOf" srcId="{E3E1C6A7-DF5E-48F3-912B-A9D26811ABCE}" destId="{05899067-9504-4820-B684-AF5D6297A176}" srcOrd="0" destOrd="0" presId="urn:microsoft.com/office/officeart/2008/layout/NameandTitleOrganizationalChart"/>
    <dgm:cxn modelId="{131C9206-433F-4B8E-9CF9-22002586D3C3}" type="presOf" srcId="{1F658287-4553-4BC8-ADBF-2F72D7DF05DA}" destId="{B3B5B3A5-FCDB-4FAF-8673-8A084E7202D0}" srcOrd="0" destOrd="0" presId="urn:microsoft.com/office/officeart/2008/layout/NameandTitleOrganizationalChart"/>
    <dgm:cxn modelId="{57E15613-8652-4144-B4CB-82DDD9B64CA0}" type="presOf" srcId="{64538B04-C9DC-42CD-BE10-0953D0E998D6}" destId="{BACFACAF-3A31-47CD-8C8E-12CEDE2A7623}" srcOrd="0" destOrd="0" presId="urn:microsoft.com/office/officeart/2008/layout/NameandTitleOrganizationalChart"/>
    <dgm:cxn modelId="{16154616-6435-4795-BBE9-471CB7826BBB}" type="presOf" srcId="{3C7081A0-A31D-4417-9B97-26808FA2570D}" destId="{38FEF023-4F1B-4B74-940C-A4D02CC4A694}" srcOrd="0" destOrd="0" presId="urn:microsoft.com/office/officeart/2008/layout/NameandTitleOrganizationalChart"/>
    <dgm:cxn modelId="{73B77E1A-C548-4555-A4FA-868046520FC7}" type="presOf" srcId="{82E61A66-EA73-4B39-86C2-3A961FBDBD8F}" destId="{1A89C38F-6614-4776-8CA7-30B43D006993}" srcOrd="0" destOrd="0" presId="urn:microsoft.com/office/officeart/2008/layout/NameandTitleOrganizationalChart"/>
    <dgm:cxn modelId="{8D4EB41D-8384-44FA-B9AA-255A670D5E35}" type="presOf" srcId="{1618AC82-64C0-467D-8BA3-233B5E828319}" destId="{AC61FBF2-B136-4EE3-B970-933DEA9C0EC8}" srcOrd="0" destOrd="0" presId="urn:microsoft.com/office/officeart/2008/layout/NameandTitleOrganizationalChart"/>
    <dgm:cxn modelId="{4A8AC01F-49C8-4061-ABF4-3750C72CE8FB}" type="presOf" srcId="{A49510A9-4A49-4FA8-8E19-F019E40013F5}" destId="{A1E3D68A-F09A-496C-A03D-28E8E2ACF1E9}" srcOrd="0" destOrd="0" presId="urn:microsoft.com/office/officeart/2008/layout/NameandTitleOrganizationalChart"/>
    <dgm:cxn modelId="{C9B48725-CA60-4544-8192-D30C5430BC1E}" srcId="{A49510A9-4A49-4FA8-8E19-F019E40013F5}" destId="{1618AC82-64C0-467D-8BA3-233B5E828319}" srcOrd="0" destOrd="0" parTransId="{2F2272E7-EE61-4EB4-BFEA-7FD38B6AA7CE}" sibTransId="{68896B5E-D8A8-4946-83E7-061CEF723609}"/>
    <dgm:cxn modelId="{AC987328-6F21-453A-B86F-12DDE7242A15}" type="presOf" srcId="{BCD53A88-6102-4ACF-8BEB-097F2DA495D6}" destId="{0597B656-3840-46A4-BB40-3A61F0897C36}" srcOrd="0" destOrd="0" presId="urn:microsoft.com/office/officeart/2008/layout/NameandTitleOrganizationalChart"/>
    <dgm:cxn modelId="{BCA29228-D85F-4D05-B4D1-C60193532082}" srcId="{2B5A2327-2D88-4888-87B5-0B9A9AC881B6}" destId="{84E0543D-A3AA-4146-B184-1479AE6CAB97}" srcOrd="0" destOrd="0" parTransId="{FA5C995B-7A96-42AC-B0A8-B8F7C125C77E}" sibTransId="{396A6DCC-5311-448B-931D-B76C59BF3B23}"/>
    <dgm:cxn modelId="{56599F2A-E0C3-4D7C-9B6B-681B22DCFA32}" srcId="{64538B04-C9DC-42CD-BE10-0953D0E998D6}" destId="{794B2ADC-4D81-4F24-B86F-8E3BB93B87AE}" srcOrd="0" destOrd="0" parTransId="{6C106598-9954-4104-8672-93A28D5ADA91}" sibTransId="{82E61A66-EA73-4B39-86C2-3A961FBDBD8F}"/>
    <dgm:cxn modelId="{324B692C-6E59-4B87-847F-C7227BDAFFDA}" srcId="{84E0543D-A3AA-4146-B184-1479AE6CAB97}" destId="{EF893BAE-FE59-4C3F-AF30-4516D31588C1}" srcOrd="0" destOrd="0" parTransId="{EF0CC384-F212-41F4-9C3D-7FAAA8CCF48B}" sibTransId="{9744FC0E-A790-415E-9739-E595FDFC7182}"/>
    <dgm:cxn modelId="{E7AFEF2C-02B3-47D7-B27F-31B06ABF2DE3}" srcId="{3F62476F-8CF2-41AB-8430-EA7B967C6C76}" destId="{3C7081A0-A31D-4417-9B97-26808FA2570D}" srcOrd="0" destOrd="0" parTransId="{1F658287-4553-4BC8-ADBF-2F72D7DF05DA}" sibTransId="{D850CA7C-BC35-40CC-B3D9-9517E1F7A1E5}"/>
    <dgm:cxn modelId="{00EC902D-D275-45AB-A005-66397F1BDFAC}" type="presOf" srcId="{84E0543D-A3AA-4146-B184-1479AE6CAB97}" destId="{6FF58A0B-ED9F-4B30-A808-C4AAA60E5011}" srcOrd="0" destOrd="0" presId="urn:microsoft.com/office/officeart/2008/layout/NameandTitleOrganizationalChart"/>
    <dgm:cxn modelId="{EDD32235-7AFA-42B4-957C-3F48C778BD8E}" type="presOf" srcId="{FA5C995B-7A96-42AC-B0A8-B8F7C125C77E}" destId="{7A19F0DE-9D37-4AEF-916A-8A201D2BBB24}" srcOrd="0" destOrd="0" presId="urn:microsoft.com/office/officeart/2008/layout/NameandTitleOrganizationalChart"/>
    <dgm:cxn modelId="{8B008E3A-E2CB-4932-92D9-F6477E76F333}" srcId="{612241EF-DFC1-4173-918A-F365B02E626A}" destId="{4D1E7AF9-B760-4D77-864F-F2E4890F9343}" srcOrd="0" destOrd="0" parTransId="{1DEA3AA7-F3CA-4E2E-86B9-B02927FFCE12}" sibTransId="{59013F9E-19A3-41E4-A881-FFCFEC6A5D9C}"/>
    <dgm:cxn modelId="{7F9B413B-3551-488A-B219-4BCF6676FCF6}" type="presOf" srcId="{DA2D7487-5F64-40B2-AA36-C3C10EF4063F}" destId="{C8D6EC9C-E707-4CBB-A44E-E694C4719A35}" srcOrd="0" destOrd="0" presId="urn:microsoft.com/office/officeart/2008/layout/NameandTitleOrganizationalChart"/>
    <dgm:cxn modelId="{03115B5E-1461-416C-9F49-AAD3138EDFA1}" type="presOf" srcId="{59013F9E-19A3-41E4-A881-FFCFEC6A5D9C}" destId="{14A9385A-E41A-45D7-A00D-51C3123FD6EA}" srcOrd="0" destOrd="0" presId="urn:microsoft.com/office/officeart/2008/layout/NameandTitleOrganizationalChart"/>
    <dgm:cxn modelId="{7903E15E-82F1-4E21-A530-7DF10C9B158A}" type="presOf" srcId="{49C171BB-10F4-48E3-96D3-EE7DBE61EB10}" destId="{37259458-51E2-4B23-BCDA-071983B8CA06}" srcOrd="1" destOrd="0" presId="urn:microsoft.com/office/officeart/2008/layout/NameandTitleOrganizationalChart"/>
    <dgm:cxn modelId="{CD1E625F-C73A-48FE-BDDE-E52B065D46D1}" type="presOf" srcId="{1618AC82-64C0-467D-8BA3-233B5E828319}" destId="{0D6E87C4-667A-4D2D-9DB5-87AD1F3A35A0}" srcOrd="1" destOrd="0" presId="urn:microsoft.com/office/officeart/2008/layout/NameandTitleOrganizationalChart"/>
    <dgm:cxn modelId="{D68E3F46-762D-4B4A-9494-EFFE78A19521}" type="presOf" srcId="{4D1E7AF9-B760-4D77-864F-F2E4890F9343}" destId="{E429421A-E036-45A2-AF47-EDD05AAE0546}" srcOrd="1" destOrd="0" presId="urn:microsoft.com/office/officeart/2008/layout/NameandTitleOrganizationalChart"/>
    <dgm:cxn modelId="{DC39B66B-D75F-4957-927E-3854ABDCD777}" type="presOf" srcId="{4D1E7AF9-B760-4D77-864F-F2E4890F9343}" destId="{94E6AB41-C082-40C4-9007-B191DB4C3D1A}" srcOrd="0" destOrd="0" presId="urn:microsoft.com/office/officeart/2008/layout/NameandTitleOrganizationalChart"/>
    <dgm:cxn modelId="{82DEA06C-2E20-4EAB-89EA-25B503FBE379}" type="presOf" srcId="{3F62476F-8CF2-41AB-8430-EA7B967C6C76}" destId="{32F7F384-D68B-4929-A452-EA9E8F9CB79D}" srcOrd="1" destOrd="0" presId="urn:microsoft.com/office/officeart/2008/layout/NameandTitleOrganizationalChart"/>
    <dgm:cxn modelId="{35C5A86C-6B07-4A7C-96CB-B88BDDB717DA}" type="presOf" srcId="{59D11F71-AB91-46BA-98E7-6C369CEE1080}" destId="{005C5FA7-FF23-4463-BB1B-BC58113CD7D7}" srcOrd="0" destOrd="0" presId="urn:microsoft.com/office/officeart/2008/layout/NameandTitleOrganizationalChart"/>
    <dgm:cxn modelId="{75E28471-1F9F-4D18-8C39-E85BB3B629B4}" type="presOf" srcId="{EF893BAE-FE59-4C3F-AF30-4516D31588C1}" destId="{4C6F2B82-13F4-4801-AF24-05785634D4F7}" srcOrd="0" destOrd="0" presId="urn:microsoft.com/office/officeart/2008/layout/NameandTitleOrganizationalChart"/>
    <dgm:cxn modelId="{14910553-05C4-45E8-8C9A-C967397147CC}" type="presOf" srcId="{64538B04-C9DC-42CD-BE10-0953D0E998D6}" destId="{2F0AAA9B-5773-4722-B217-540D39246EFE}" srcOrd="1" destOrd="0" presId="urn:microsoft.com/office/officeart/2008/layout/NameandTitleOrganizationalChart"/>
    <dgm:cxn modelId="{5C060B76-8494-4706-B104-BD2B2885A03E}" srcId="{1618AC82-64C0-467D-8BA3-233B5E828319}" destId="{49C171BB-10F4-48E3-96D3-EE7DBE61EB10}" srcOrd="2" destOrd="0" parTransId="{E3E1C6A7-DF5E-48F3-912B-A9D26811ABCE}" sibTransId="{6F51AA74-E93C-4F0C-B903-B95A14A21089}"/>
    <dgm:cxn modelId="{8E77D458-5CA8-412E-BB90-A23AC753B26A}" type="presOf" srcId="{EF0CC384-F212-41F4-9C3D-7FAAA8CCF48B}" destId="{9FDD56B7-EB65-477C-A0C1-C186E8C11468}" srcOrd="0" destOrd="0" presId="urn:microsoft.com/office/officeart/2008/layout/NameandTitleOrganizationalChart"/>
    <dgm:cxn modelId="{6429267E-F014-4DA8-89B9-6DB4F8DE88CC}" srcId="{49C171BB-10F4-48E3-96D3-EE7DBE61EB10}" destId="{3F62476F-8CF2-41AB-8430-EA7B967C6C76}" srcOrd="0" destOrd="0" parTransId="{E87CF3A5-CE91-42CA-A512-30A05E40883E}" sibTransId="{39FE6881-048E-449D-9EF6-0785886FBD55}"/>
    <dgm:cxn modelId="{03F97280-22F4-495F-8208-F61ACF5E63ED}" type="presOf" srcId="{F3447457-CD2D-4CE8-9DBE-F3C06F1545DC}" destId="{0298A612-32D1-4356-9E8C-9F8DEE6F2C06}" srcOrd="0" destOrd="0" presId="urn:microsoft.com/office/officeart/2008/layout/NameandTitleOrganizationalChart"/>
    <dgm:cxn modelId="{083CDC83-F2E6-40F3-A87C-B5961AD302DB}" type="presOf" srcId="{396A6DCC-5311-448B-931D-B76C59BF3B23}" destId="{34FEDCD1-16C9-4023-A4C0-B1420F95DCF7}" srcOrd="0" destOrd="0" presId="urn:microsoft.com/office/officeart/2008/layout/NameandTitleOrganizationalChart"/>
    <dgm:cxn modelId="{8E54298B-EDE3-485D-B224-97D836F30120}" srcId="{1618AC82-64C0-467D-8BA3-233B5E828319}" destId="{7F598C6A-FD46-441A-86DD-19B67E6F57A3}" srcOrd="4" destOrd="0" parTransId="{4FAB7217-4F70-4E80-918E-7AEE1D32517D}" sibTransId="{DA2D7487-5F64-40B2-AA36-C3C10EF4063F}"/>
    <dgm:cxn modelId="{8DBBE694-A408-4775-B2FC-6F07546D70F5}" type="presOf" srcId="{2E46610F-36D1-4BC6-A821-82AC64053F0D}" destId="{83EED730-8E66-4E9B-95A8-78350D5B6743}" srcOrd="0" destOrd="0" presId="urn:microsoft.com/office/officeart/2008/layout/NameandTitleOrganizationalChart"/>
    <dgm:cxn modelId="{64C60E9D-0911-4413-BEC1-EFC8EE600104}" type="presOf" srcId="{D3B8897C-0CE6-4252-80B3-BC0735F33B3C}" destId="{D7B40750-56ED-466D-B693-C78C0B652AE2}" srcOrd="0" destOrd="0" presId="urn:microsoft.com/office/officeart/2008/layout/NameandTitleOrganizationalChart"/>
    <dgm:cxn modelId="{BD08D89D-357F-42A6-87CB-093B75918674}" type="presOf" srcId="{2B5A2327-2D88-4888-87B5-0B9A9AC881B6}" destId="{590F4129-3275-41AD-9B22-14973F733D09}" srcOrd="1" destOrd="0" presId="urn:microsoft.com/office/officeart/2008/layout/NameandTitleOrganizationalChart"/>
    <dgm:cxn modelId="{10B07BA1-E02A-450C-A59A-5585CCD817BA}" type="presOf" srcId="{7F598C6A-FD46-441A-86DD-19B67E6F57A3}" destId="{DE4CCEE2-D87F-4E2B-AFD9-87DAD63AE135}" srcOrd="0" destOrd="0" presId="urn:microsoft.com/office/officeart/2008/layout/NameandTitleOrganizationalChart"/>
    <dgm:cxn modelId="{9B327DA1-5187-4B74-A1C9-DD36FF625EE9}" type="presOf" srcId="{794B2ADC-4D81-4F24-B86F-8E3BB93B87AE}" destId="{0796700D-E343-468D-AF83-8B1488F5F7C6}" srcOrd="0" destOrd="0" presId="urn:microsoft.com/office/officeart/2008/layout/NameandTitleOrganizationalChart"/>
    <dgm:cxn modelId="{222DA5A8-1D3F-48D8-AE1E-83C2FB29E3B5}" type="presOf" srcId="{6C106598-9954-4104-8672-93A28D5ADA91}" destId="{0BDB48DA-7C58-4B34-A8B0-D6F620AFFDC5}" srcOrd="0" destOrd="0" presId="urn:microsoft.com/office/officeart/2008/layout/NameandTitleOrganizationalChart"/>
    <dgm:cxn modelId="{EE8C40AC-976F-4837-B837-B57540DE760B}" type="presOf" srcId="{E87CF3A5-CE91-42CA-A512-30A05E40883E}" destId="{EED9F0E1-8CF9-431A-AE90-2C4DA591E2D3}" srcOrd="0" destOrd="0" presId="urn:microsoft.com/office/officeart/2008/layout/NameandTitleOrganizationalChart"/>
    <dgm:cxn modelId="{67CE02AF-6E17-493E-A390-59361EB86C39}" type="presOf" srcId="{EF893BAE-FE59-4C3F-AF30-4516D31588C1}" destId="{F3D3D92C-18D1-4C1E-9812-647DA9F66093}" srcOrd="1" destOrd="0" presId="urn:microsoft.com/office/officeart/2008/layout/NameandTitleOrganizationalChart"/>
    <dgm:cxn modelId="{19F783AF-55BE-4023-B711-F9D4ECAF6E7E}" type="presOf" srcId="{50F7FD05-1115-43BA-95CE-E81764039767}" destId="{7286EA68-680E-4379-84E7-920E8659DF3C}" srcOrd="0" destOrd="0" presId="urn:microsoft.com/office/officeart/2008/layout/NameandTitleOrganizationalChart"/>
    <dgm:cxn modelId="{08FFD1AF-5EFE-47C6-B9A7-0BDBC9765822}" type="presOf" srcId="{49C171BB-10F4-48E3-96D3-EE7DBE61EB10}" destId="{23320CBA-0406-451F-AF4F-BD5B1C28DFD9}" srcOrd="0" destOrd="0" presId="urn:microsoft.com/office/officeart/2008/layout/NameandTitleOrganizationalChart"/>
    <dgm:cxn modelId="{62D35EB0-5CCD-40BC-831B-39572BA3DA9D}" type="presOf" srcId="{939A3E3C-85C2-4ABE-AF3E-1733CE226D2B}" destId="{CB2F96E3-C9E9-4297-8173-F555791CB7F3}" srcOrd="0" destOrd="0" presId="urn:microsoft.com/office/officeart/2008/layout/NameandTitleOrganizationalChart"/>
    <dgm:cxn modelId="{9DAE9BB1-7C6A-4332-95D7-18E42244B251}" type="presOf" srcId="{FA274134-516A-4BAA-B5F6-C05B4A75AEF8}" destId="{DB1DD335-38C5-417C-BB5B-6CF1AC7FC793}" srcOrd="1" destOrd="0" presId="urn:microsoft.com/office/officeart/2008/layout/NameandTitleOrganizationalChart"/>
    <dgm:cxn modelId="{0263F4B1-CADB-42C9-8956-B44A16594203}" type="presOf" srcId="{7F598C6A-FD46-441A-86DD-19B67E6F57A3}" destId="{5A18970D-DAF6-410F-AD9E-679D8D714437}" srcOrd="1" destOrd="0" presId="urn:microsoft.com/office/officeart/2008/layout/NameandTitleOrganizationalChart"/>
    <dgm:cxn modelId="{206064B2-6EA6-48BE-9910-3C39AC604B32}" type="presOf" srcId="{39FE6881-048E-449D-9EF6-0785886FBD55}" destId="{4FAD23E1-0B0D-4D16-926A-D471F23F78C2}" srcOrd="0" destOrd="0" presId="urn:microsoft.com/office/officeart/2008/layout/NameandTitleOrganizationalChart"/>
    <dgm:cxn modelId="{645180B3-3A94-4233-9D5C-A493B2AFA197}" srcId="{1618AC82-64C0-467D-8BA3-233B5E828319}" destId="{64538B04-C9DC-42CD-BE10-0953D0E998D6}" srcOrd="0" destOrd="0" parTransId="{F3447457-CD2D-4CE8-9DBE-F3C06F1545DC}" sibTransId="{59D11F71-AB91-46BA-98E7-6C369CEE1080}"/>
    <dgm:cxn modelId="{C63547C8-1604-4FB3-B7AB-05B9B3BE7E95}" type="presOf" srcId="{84E0543D-A3AA-4146-B184-1479AE6CAB97}" destId="{5A2A454C-E4AC-4167-99F9-1417044DEAA4}" srcOrd="1" destOrd="0" presId="urn:microsoft.com/office/officeart/2008/layout/NameandTitleOrganizationalChart"/>
    <dgm:cxn modelId="{B15A0EC9-0F64-48AF-A14E-A52A59B24A2B}" srcId="{794B2ADC-4D81-4F24-B86F-8E3BB93B87AE}" destId="{612241EF-DFC1-4173-918A-F365B02E626A}" srcOrd="0" destOrd="0" parTransId="{2E46610F-36D1-4BC6-A821-82AC64053F0D}" sibTransId="{D3B8897C-0CE6-4252-80B3-BC0735F33B3C}"/>
    <dgm:cxn modelId="{0DCE05CB-03EB-4641-80B5-BAF0980772F9}" type="presOf" srcId="{3F62476F-8CF2-41AB-8430-EA7B967C6C76}" destId="{E3200992-3229-44F7-AABE-B11E502648ED}" srcOrd="0" destOrd="0" presId="urn:microsoft.com/office/officeart/2008/layout/NameandTitleOrganizationalChart"/>
    <dgm:cxn modelId="{25310ED1-F49C-4347-AC7D-043FDD206F1B}" type="presOf" srcId="{9744FC0E-A790-415E-9739-E595FDFC7182}" destId="{3C968627-0BBC-4B7E-8BFD-688F411B0761}" srcOrd="0" destOrd="0" presId="urn:microsoft.com/office/officeart/2008/layout/NameandTitleOrganizationalChart"/>
    <dgm:cxn modelId="{414EA3D7-7425-4497-B831-4A2B88CA7250}" type="presOf" srcId="{FA274134-516A-4BAA-B5F6-C05B4A75AEF8}" destId="{E86AD66A-4FC2-47B7-BFA7-359271B55C60}" srcOrd="0" destOrd="0" presId="urn:microsoft.com/office/officeart/2008/layout/NameandTitleOrganizationalChart"/>
    <dgm:cxn modelId="{D65B6FD9-C37B-4971-BEB5-AC384269FD12}" type="presOf" srcId="{4FAB7217-4F70-4E80-918E-7AEE1D32517D}" destId="{087E3C54-28E3-49E5-A043-6853DFF1B05B}" srcOrd="0" destOrd="0" presId="urn:microsoft.com/office/officeart/2008/layout/NameandTitleOrganizationalChart"/>
    <dgm:cxn modelId="{5957ABDB-876B-464C-ACEC-A95C3282A6B2}" type="presOf" srcId="{D850CA7C-BC35-40CC-B3D9-9517E1F7A1E5}" destId="{4911AE57-E26A-48A4-8798-0E2680FF25D2}" srcOrd="0" destOrd="0" presId="urn:microsoft.com/office/officeart/2008/layout/NameandTitleOrganizationalChart"/>
    <dgm:cxn modelId="{4B1E35DF-8E20-4E81-A35D-4F3F11A9AAFA}" type="presOf" srcId="{3C7081A0-A31D-4417-9B97-26808FA2570D}" destId="{C9203C9A-9BB9-499F-8DEB-7EA2A501EC3D}" srcOrd="1" destOrd="0" presId="urn:microsoft.com/office/officeart/2008/layout/NameandTitleOrganizationalChart"/>
    <dgm:cxn modelId="{A5D87FDF-887D-4441-8C2B-D29588D91D45}" type="presOf" srcId="{0FB11927-1196-4335-8676-DBAE78C7BFE4}" destId="{C8DE22D4-292A-42C0-AFA2-57B72DF8F158}" srcOrd="0" destOrd="0" presId="urn:microsoft.com/office/officeart/2008/layout/NameandTitleOrganizationalChart"/>
    <dgm:cxn modelId="{3E6DC3E1-D678-409D-8E89-D56013EC43C7}" srcId="{1618AC82-64C0-467D-8BA3-233B5E828319}" destId="{FA274134-516A-4BAA-B5F6-C05B4A75AEF8}" srcOrd="3" destOrd="0" parTransId="{0FB11927-1196-4335-8676-DBAE78C7BFE4}" sibTransId="{939A3E3C-85C2-4ABE-AF3E-1733CE226D2B}"/>
    <dgm:cxn modelId="{640F13E5-A9E3-4CA5-BA27-9EA780A2E4B4}" type="presOf" srcId="{612241EF-DFC1-4173-918A-F365B02E626A}" destId="{41B9ED4D-E984-4975-882A-EEFC42A2A330}" srcOrd="1" destOrd="0" presId="urn:microsoft.com/office/officeart/2008/layout/NameandTitleOrganizationalChart"/>
    <dgm:cxn modelId="{7CC412E7-9624-4E6C-AF90-0A747228D9C0}" type="presOf" srcId="{612241EF-DFC1-4173-918A-F365B02E626A}" destId="{4E0EA9C9-8BEB-44EE-AF54-BD3A6E39E37C}" srcOrd="0" destOrd="0" presId="urn:microsoft.com/office/officeart/2008/layout/NameandTitleOrganizationalChart"/>
    <dgm:cxn modelId="{E4E6BFE8-7B23-4B79-8A8C-31DBF48DB995}" srcId="{1618AC82-64C0-467D-8BA3-233B5E828319}" destId="{2B5A2327-2D88-4888-87B5-0B9A9AC881B6}" srcOrd="1" destOrd="0" parTransId="{BCD53A88-6102-4ACF-8BEB-097F2DA495D6}" sibTransId="{50F7FD05-1115-43BA-95CE-E81764039767}"/>
    <dgm:cxn modelId="{F6698CE9-B27F-49AB-A3F5-7FD130EAFB80}" type="presOf" srcId="{794B2ADC-4D81-4F24-B86F-8E3BB93B87AE}" destId="{1BDDD699-989D-43D6-AD96-FA93C1AB7DF2}" srcOrd="1" destOrd="0" presId="urn:microsoft.com/office/officeart/2008/layout/NameandTitleOrganizationalChart"/>
    <dgm:cxn modelId="{C2C2F7ED-E58C-4390-8476-773C21F90650}" type="presOf" srcId="{6F51AA74-E93C-4F0C-B903-B95A14A21089}" destId="{AE37D248-097D-474B-9DAB-8D095AB8C9B3}" srcOrd="0" destOrd="0" presId="urn:microsoft.com/office/officeart/2008/layout/NameandTitleOrganizationalChart"/>
    <dgm:cxn modelId="{69B01EF6-EE72-4A38-BD5E-98DF6670BFA3}" type="presOf" srcId="{68896B5E-D8A8-4946-83E7-061CEF723609}" destId="{7F4DFA26-140C-4718-8874-597B467FD845}" srcOrd="0" destOrd="0" presId="urn:microsoft.com/office/officeart/2008/layout/NameandTitleOrganizationalChart"/>
    <dgm:cxn modelId="{5350CDF8-95B8-4779-9FCB-7B9873232A2F}" type="presOf" srcId="{1DEA3AA7-F3CA-4E2E-86B9-B02927FFCE12}" destId="{96C6712E-EE46-4597-BDDF-25B0D6C24462}" srcOrd="0" destOrd="0" presId="urn:microsoft.com/office/officeart/2008/layout/NameandTitleOrganizationalChart"/>
    <dgm:cxn modelId="{A4733BF9-37BB-40BE-AD9D-20E8B5266118}" type="presOf" srcId="{2B5A2327-2D88-4888-87B5-0B9A9AC881B6}" destId="{F2141443-A7B6-4947-8E49-F5C8DD0C13C6}" srcOrd="0" destOrd="0" presId="urn:microsoft.com/office/officeart/2008/layout/NameandTitleOrganizationalChart"/>
    <dgm:cxn modelId="{9443BE61-1F65-42C8-BFE8-4ECBBDC6509A}" type="presParOf" srcId="{A1E3D68A-F09A-496C-A03D-28E8E2ACF1E9}" destId="{E25DC150-C69D-49F2-A1CD-9F81C470C6C1}" srcOrd="0" destOrd="0" presId="urn:microsoft.com/office/officeart/2008/layout/NameandTitleOrganizationalChart"/>
    <dgm:cxn modelId="{F47E37D8-CAB9-4871-B0FD-83C3FA6F59B5}" type="presParOf" srcId="{E25DC150-C69D-49F2-A1CD-9F81C470C6C1}" destId="{8A407820-7901-4278-9D92-2043CE068F29}" srcOrd="0" destOrd="0" presId="urn:microsoft.com/office/officeart/2008/layout/NameandTitleOrganizationalChart"/>
    <dgm:cxn modelId="{B79E21FF-C045-45D5-8364-68A5424B1FC5}" type="presParOf" srcId="{8A407820-7901-4278-9D92-2043CE068F29}" destId="{AC61FBF2-B136-4EE3-B970-933DEA9C0EC8}" srcOrd="0" destOrd="0" presId="urn:microsoft.com/office/officeart/2008/layout/NameandTitleOrganizationalChart"/>
    <dgm:cxn modelId="{E5CDF264-89D5-4604-989A-90437AAF6586}" type="presParOf" srcId="{8A407820-7901-4278-9D92-2043CE068F29}" destId="{7F4DFA26-140C-4718-8874-597B467FD845}" srcOrd="1" destOrd="0" presId="urn:microsoft.com/office/officeart/2008/layout/NameandTitleOrganizationalChart"/>
    <dgm:cxn modelId="{EF72B1E4-0B05-470F-8A56-E2735A5F26C4}" type="presParOf" srcId="{8A407820-7901-4278-9D92-2043CE068F29}" destId="{0D6E87C4-667A-4D2D-9DB5-87AD1F3A35A0}" srcOrd="2" destOrd="0" presId="urn:microsoft.com/office/officeart/2008/layout/NameandTitleOrganizationalChart"/>
    <dgm:cxn modelId="{8592050F-AC56-40FC-BE9E-147F3484350F}" type="presParOf" srcId="{E25DC150-C69D-49F2-A1CD-9F81C470C6C1}" destId="{E82F70A7-8BA1-452E-973B-40935956AFB5}" srcOrd="1" destOrd="0" presId="urn:microsoft.com/office/officeart/2008/layout/NameandTitleOrganizationalChart"/>
    <dgm:cxn modelId="{B5DC9F8D-3501-453F-8EEC-4DB943F00AA2}" type="presParOf" srcId="{E82F70A7-8BA1-452E-973B-40935956AFB5}" destId="{0298A612-32D1-4356-9E8C-9F8DEE6F2C06}" srcOrd="0" destOrd="0" presId="urn:microsoft.com/office/officeart/2008/layout/NameandTitleOrganizationalChart"/>
    <dgm:cxn modelId="{B62ED3A5-7A71-448B-A8BB-9280FA85243E}" type="presParOf" srcId="{E82F70A7-8BA1-452E-973B-40935956AFB5}" destId="{A5EB4024-8438-4136-B30D-F04E10D60E3C}" srcOrd="1" destOrd="0" presId="urn:microsoft.com/office/officeart/2008/layout/NameandTitleOrganizationalChart"/>
    <dgm:cxn modelId="{523F6D3A-2D10-4138-BF12-CD2C805C2243}" type="presParOf" srcId="{A5EB4024-8438-4136-B30D-F04E10D60E3C}" destId="{7C51CAD3-30BA-423B-8A8A-9C4DFDD9B728}" srcOrd="0" destOrd="0" presId="urn:microsoft.com/office/officeart/2008/layout/NameandTitleOrganizationalChart"/>
    <dgm:cxn modelId="{16A5AC6A-7DE7-4F4A-B285-C111FFF2B36C}" type="presParOf" srcId="{7C51CAD3-30BA-423B-8A8A-9C4DFDD9B728}" destId="{BACFACAF-3A31-47CD-8C8E-12CEDE2A7623}" srcOrd="0" destOrd="0" presId="urn:microsoft.com/office/officeart/2008/layout/NameandTitleOrganizationalChart"/>
    <dgm:cxn modelId="{9A92AE17-A2E4-470A-8875-CABB6EFC14FC}" type="presParOf" srcId="{7C51CAD3-30BA-423B-8A8A-9C4DFDD9B728}" destId="{005C5FA7-FF23-4463-BB1B-BC58113CD7D7}" srcOrd="1" destOrd="0" presId="urn:microsoft.com/office/officeart/2008/layout/NameandTitleOrganizationalChart"/>
    <dgm:cxn modelId="{C91D8BE4-B909-48FD-AC79-DE62385D5DF4}" type="presParOf" srcId="{7C51CAD3-30BA-423B-8A8A-9C4DFDD9B728}" destId="{2F0AAA9B-5773-4722-B217-540D39246EFE}" srcOrd="2" destOrd="0" presId="urn:microsoft.com/office/officeart/2008/layout/NameandTitleOrganizationalChart"/>
    <dgm:cxn modelId="{197EB806-1EB4-43F8-A031-380B51B914BD}" type="presParOf" srcId="{A5EB4024-8438-4136-B30D-F04E10D60E3C}" destId="{C1ADC4CE-8B9F-4701-8925-BD595BF4EAED}" srcOrd="1" destOrd="0" presId="urn:microsoft.com/office/officeart/2008/layout/NameandTitleOrganizationalChart"/>
    <dgm:cxn modelId="{37342B5D-38A2-498C-BB9A-944EFB3C89AA}" type="presParOf" srcId="{C1ADC4CE-8B9F-4701-8925-BD595BF4EAED}" destId="{0BDB48DA-7C58-4B34-A8B0-D6F620AFFDC5}" srcOrd="0" destOrd="0" presId="urn:microsoft.com/office/officeart/2008/layout/NameandTitleOrganizationalChart"/>
    <dgm:cxn modelId="{67F5F04B-7666-44C2-8697-382A09F792F6}" type="presParOf" srcId="{C1ADC4CE-8B9F-4701-8925-BD595BF4EAED}" destId="{2B2A4A88-DFBC-4A4B-B056-5EA1B047D8F8}" srcOrd="1" destOrd="0" presId="urn:microsoft.com/office/officeart/2008/layout/NameandTitleOrganizationalChart"/>
    <dgm:cxn modelId="{E4B32E23-01B4-49DD-9F38-4B7CEC2B0DF7}" type="presParOf" srcId="{2B2A4A88-DFBC-4A4B-B056-5EA1B047D8F8}" destId="{3A50A47C-21A7-48E3-80DD-FDFD419CC93B}" srcOrd="0" destOrd="0" presId="urn:microsoft.com/office/officeart/2008/layout/NameandTitleOrganizationalChart"/>
    <dgm:cxn modelId="{6C879BCA-1603-4698-97AD-5B8AB094FBF7}" type="presParOf" srcId="{3A50A47C-21A7-48E3-80DD-FDFD419CC93B}" destId="{0796700D-E343-468D-AF83-8B1488F5F7C6}" srcOrd="0" destOrd="0" presId="urn:microsoft.com/office/officeart/2008/layout/NameandTitleOrganizationalChart"/>
    <dgm:cxn modelId="{A6371D48-6D6A-4F2E-B466-6ABAD98821F9}" type="presParOf" srcId="{3A50A47C-21A7-48E3-80DD-FDFD419CC93B}" destId="{1A89C38F-6614-4776-8CA7-30B43D006993}" srcOrd="1" destOrd="0" presId="urn:microsoft.com/office/officeart/2008/layout/NameandTitleOrganizationalChart"/>
    <dgm:cxn modelId="{FBC83998-5ED9-419D-8699-CD2056577B1D}" type="presParOf" srcId="{3A50A47C-21A7-48E3-80DD-FDFD419CC93B}" destId="{1BDDD699-989D-43D6-AD96-FA93C1AB7DF2}" srcOrd="2" destOrd="0" presId="urn:microsoft.com/office/officeart/2008/layout/NameandTitleOrganizationalChart"/>
    <dgm:cxn modelId="{F1DBD57C-66FB-4DE3-B8CF-5D97250D312F}" type="presParOf" srcId="{2B2A4A88-DFBC-4A4B-B056-5EA1B047D8F8}" destId="{4F1C634F-D85B-4BF6-8E58-2733A7846B12}" srcOrd="1" destOrd="0" presId="urn:microsoft.com/office/officeart/2008/layout/NameandTitleOrganizationalChart"/>
    <dgm:cxn modelId="{FC4A8A4F-B441-4779-868B-491EBE924CE1}" type="presParOf" srcId="{4F1C634F-D85B-4BF6-8E58-2733A7846B12}" destId="{83EED730-8E66-4E9B-95A8-78350D5B6743}" srcOrd="0" destOrd="0" presId="urn:microsoft.com/office/officeart/2008/layout/NameandTitleOrganizationalChart"/>
    <dgm:cxn modelId="{B7659FDF-79C0-4230-83F6-9733385EF75C}" type="presParOf" srcId="{4F1C634F-D85B-4BF6-8E58-2733A7846B12}" destId="{7B238AAD-16B1-4839-A509-5B38FC8F02E7}" srcOrd="1" destOrd="0" presId="urn:microsoft.com/office/officeart/2008/layout/NameandTitleOrganizationalChart"/>
    <dgm:cxn modelId="{E0DCBDF5-37A6-4EE1-9159-CA13A9F20D5A}" type="presParOf" srcId="{7B238AAD-16B1-4839-A509-5B38FC8F02E7}" destId="{881C922C-0402-41DE-A5A4-B8E5E3ACBAC9}" srcOrd="0" destOrd="0" presId="urn:microsoft.com/office/officeart/2008/layout/NameandTitleOrganizationalChart"/>
    <dgm:cxn modelId="{2CD996C5-C5EB-493C-AACD-DA0A6586232D}" type="presParOf" srcId="{881C922C-0402-41DE-A5A4-B8E5E3ACBAC9}" destId="{4E0EA9C9-8BEB-44EE-AF54-BD3A6E39E37C}" srcOrd="0" destOrd="0" presId="urn:microsoft.com/office/officeart/2008/layout/NameandTitleOrganizationalChart"/>
    <dgm:cxn modelId="{6EB03F65-2CA6-4946-BE0B-48B083F83F7B}" type="presParOf" srcId="{881C922C-0402-41DE-A5A4-B8E5E3ACBAC9}" destId="{D7B40750-56ED-466D-B693-C78C0B652AE2}" srcOrd="1" destOrd="0" presId="urn:microsoft.com/office/officeart/2008/layout/NameandTitleOrganizationalChart"/>
    <dgm:cxn modelId="{1CE6DEA6-1BDA-44FF-8651-8E31E6C9C413}" type="presParOf" srcId="{881C922C-0402-41DE-A5A4-B8E5E3ACBAC9}" destId="{41B9ED4D-E984-4975-882A-EEFC42A2A330}" srcOrd="2" destOrd="0" presId="urn:microsoft.com/office/officeart/2008/layout/NameandTitleOrganizationalChart"/>
    <dgm:cxn modelId="{A9EAAAA1-D7CC-4835-A635-957B739BA0A9}" type="presParOf" srcId="{7B238AAD-16B1-4839-A509-5B38FC8F02E7}" destId="{1F8FA6EB-8E82-4676-8EE0-564E38937A09}" srcOrd="1" destOrd="0" presId="urn:microsoft.com/office/officeart/2008/layout/NameandTitleOrganizationalChart"/>
    <dgm:cxn modelId="{A3BFE501-CA17-47BA-A1AE-0C33E71B574A}" type="presParOf" srcId="{1F8FA6EB-8E82-4676-8EE0-564E38937A09}" destId="{96C6712E-EE46-4597-BDDF-25B0D6C24462}" srcOrd="0" destOrd="0" presId="urn:microsoft.com/office/officeart/2008/layout/NameandTitleOrganizationalChart"/>
    <dgm:cxn modelId="{059FB051-C6F5-44CC-8BCD-622C534F6BEB}" type="presParOf" srcId="{1F8FA6EB-8E82-4676-8EE0-564E38937A09}" destId="{6C62F98B-CE63-4A69-9BA6-18912EC714CA}" srcOrd="1" destOrd="0" presId="urn:microsoft.com/office/officeart/2008/layout/NameandTitleOrganizationalChart"/>
    <dgm:cxn modelId="{EB22FB8A-CA0F-4668-B155-FC23805EFFEB}" type="presParOf" srcId="{6C62F98B-CE63-4A69-9BA6-18912EC714CA}" destId="{B177F536-253A-4C85-A33B-10FC68A75F85}" srcOrd="0" destOrd="0" presId="urn:microsoft.com/office/officeart/2008/layout/NameandTitleOrganizationalChart"/>
    <dgm:cxn modelId="{D35F6DB1-3E15-4B46-B0C9-8C3E7B55791D}" type="presParOf" srcId="{B177F536-253A-4C85-A33B-10FC68A75F85}" destId="{94E6AB41-C082-40C4-9007-B191DB4C3D1A}" srcOrd="0" destOrd="0" presId="urn:microsoft.com/office/officeart/2008/layout/NameandTitleOrganizationalChart"/>
    <dgm:cxn modelId="{0560013C-BE2E-415D-90A9-2585161B9823}" type="presParOf" srcId="{B177F536-253A-4C85-A33B-10FC68A75F85}" destId="{14A9385A-E41A-45D7-A00D-51C3123FD6EA}" srcOrd="1" destOrd="0" presId="urn:microsoft.com/office/officeart/2008/layout/NameandTitleOrganizationalChart"/>
    <dgm:cxn modelId="{82D71FCD-875D-4FFC-AEC7-659E68053CD3}" type="presParOf" srcId="{B177F536-253A-4C85-A33B-10FC68A75F85}" destId="{E429421A-E036-45A2-AF47-EDD05AAE0546}" srcOrd="2" destOrd="0" presId="urn:microsoft.com/office/officeart/2008/layout/NameandTitleOrganizationalChart"/>
    <dgm:cxn modelId="{9365FD18-7704-457B-93A1-FBF8D3D45191}" type="presParOf" srcId="{6C62F98B-CE63-4A69-9BA6-18912EC714CA}" destId="{5B4C3853-93B3-4520-8CF5-2FC62FDCEA6F}" srcOrd="1" destOrd="0" presId="urn:microsoft.com/office/officeart/2008/layout/NameandTitleOrganizationalChart"/>
    <dgm:cxn modelId="{4A42AF4E-0B7C-4EE3-9C4D-97BA9C6F64A0}" type="presParOf" srcId="{6C62F98B-CE63-4A69-9BA6-18912EC714CA}" destId="{BD88251C-FF2E-45AF-9833-3195EFF7D800}" srcOrd="2" destOrd="0" presId="urn:microsoft.com/office/officeart/2008/layout/NameandTitleOrganizationalChart"/>
    <dgm:cxn modelId="{35371E88-3641-440A-90E6-0A47AA304B38}" type="presParOf" srcId="{7B238AAD-16B1-4839-A509-5B38FC8F02E7}" destId="{956C42D0-0207-4DE6-BC81-4D5E4EAC6A86}" srcOrd="2" destOrd="0" presId="urn:microsoft.com/office/officeart/2008/layout/NameandTitleOrganizationalChart"/>
    <dgm:cxn modelId="{289B8920-E2B0-48EE-AB9F-2A635E26CE4B}" type="presParOf" srcId="{2B2A4A88-DFBC-4A4B-B056-5EA1B047D8F8}" destId="{BE09EA8A-6160-427E-B31A-6797ADD127C2}" srcOrd="2" destOrd="0" presId="urn:microsoft.com/office/officeart/2008/layout/NameandTitleOrganizationalChart"/>
    <dgm:cxn modelId="{C4D72E83-471F-40A8-923F-78C751388702}" type="presParOf" srcId="{A5EB4024-8438-4136-B30D-F04E10D60E3C}" destId="{E8DAA74B-9D2C-4F83-9AA1-2B30DA698694}" srcOrd="2" destOrd="0" presId="urn:microsoft.com/office/officeart/2008/layout/NameandTitleOrganizationalChart"/>
    <dgm:cxn modelId="{117CCDA7-E52D-4444-B0C8-9B0B4ECB18AF}" type="presParOf" srcId="{E82F70A7-8BA1-452E-973B-40935956AFB5}" destId="{0597B656-3840-46A4-BB40-3A61F0897C36}" srcOrd="2" destOrd="0" presId="urn:microsoft.com/office/officeart/2008/layout/NameandTitleOrganizationalChart"/>
    <dgm:cxn modelId="{26674589-8A44-4C67-8B2D-F5FDE4CF32C3}" type="presParOf" srcId="{E82F70A7-8BA1-452E-973B-40935956AFB5}" destId="{5B724936-68D3-4FE2-AAF5-403CAAC287C6}" srcOrd="3" destOrd="0" presId="urn:microsoft.com/office/officeart/2008/layout/NameandTitleOrganizationalChart"/>
    <dgm:cxn modelId="{3A509B84-9D36-4C89-8CFB-8D1CD32CC556}" type="presParOf" srcId="{5B724936-68D3-4FE2-AAF5-403CAAC287C6}" destId="{9FFF14B2-ED5D-4C4C-A3E7-17301F54DAA7}" srcOrd="0" destOrd="0" presId="urn:microsoft.com/office/officeart/2008/layout/NameandTitleOrganizationalChart"/>
    <dgm:cxn modelId="{091CA8AB-D5D0-4FB7-84BD-DDEBE2013661}" type="presParOf" srcId="{9FFF14B2-ED5D-4C4C-A3E7-17301F54DAA7}" destId="{F2141443-A7B6-4947-8E49-F5C8DD0C13C6}" srcOrd="0" destOrd="0" presId="urn:microsoft.com/office/officeart/2008/layout/NameandTitleOrganizationalChart"/>
    <dgm:cxn modelId="{2D58BDF5-700C-4F90-9463-58627822D23A}" type="presParOf" srcId="{9FFF14B2-ED5D-4C4C-A3E7-17301F54DAA7}" destId="{7286EA68-680E-4379-84E7-920E8659DF3C}" srcOrd="1" destOrd="0" presId="urn:microsoft.com/office/officeart/2008/layout/NameandTitleOrganizationalChart"/>
    <dgm:cxn modelId="{054FB012-77A5-41D6-9D39-0AD09EC5E575}" type="presParOf" srcId="{9FFF14B2-ED5D-4C4C-A3E7-17301F54DAA7}" destId="{590F4129-3275-41AD-9B22-14973F733D09}" srcOrd="2" destOrd="0" presId="urn:microsoft.com/office/officeart/2008/layout/NameandTitleOrganizationalChart"/>
    <dgm:cxn modelId="{85CC8925-26C3-4CCE-B8F9-814276121F4C}" type="presParOf" srcId="{5B724936-68D3-4FE2-AAF5-403CAAC287C6}" destId="{A64DEAFF-FF86-422A-89D3-2F67F5835B27}" srcOrd="1" destOrd="0" presId="urn:microsoft.com/office/officeart/2008/layout/NameandTitleOrganizationalChart"/>
    <dgm:cxn modelId="{B6FC5DEF-219B-49A3-AAB3-ACD16C97C121}" type="presParOf" srcId="{A64DEAFF-FF86-422A-89D3-2F67F5835B27}" destId="{7A19F0DE-9D37-4AEF-916A-8A201D2BBB24}" srcOrd="0" destOrd="0" presId="urn:microsoft.com/office/officeart/2008/layout/NameandTitleOrganizationalChart"/>
    <dgm:cxn modelId="{7DAFEEF1-8034-4A79-B1F5-C56B25D99AB5}" type="presParOf" srcId="{A64DEAFF-FF86-422A-89D3-2F67F5835B27}" destId="{E856CC1F-8C07-455A-9A78-5B3407699487}" srcOrd="1" destOrd="0" presId="urn:microsoft.com/office/officeart/2008/layout/NameandTitleOrganizationalChart"/>
    <dgm:cxn modelId="{8D9B4870-0E3D-44C0-9A1D-82596946B607}" type="presParOf" srcId="{E856CC1F-8C07-455A-9A78-5B3407699487}" destId="{AC920144-511A-4E10-AE49-2EE0BFF92A3F}" srcOrd="0" destOrd="0" presId="urn:microsoft.com/office/officeart/2008/layout/NameandTitleOrganizationalChart"/>
    <dgm:cxn modelId="{CF06A505-4250-4982-B626-27A2FFEC11DD}" type="presParOf" srcId="{AC920144-511A-4E10-AE49-2EE0BFF92A3F}" destId="{6FF58A0B-ED9F-4B30-A808-C4AAA60E5011}" srcOrd="0" destOrd="0" presId="urn:microsoft.com/office/officeart/2008/layout/NameandTitleOrganizationalChart"/>
    <dgm:cxn modelId="{E4D210E7-A923-40D5-89B9-82496E87C960}" type="presParOf" srcId="{AC920144-511A-4E10-AE49-2EE0BFF92A3F}" destId="{34FEDCD1-16C9-4023-A4C0-B1420F95DCF7}" srcOrd="1" destOrd="0" presId="urn:microsoft.com/office/officeart/2008/layout/NameandTitleOrganizationalChart"/>
    <dgm:cxn modelId="{FB038C4C-E039-448C-A576-B1CB6EC8C5F0}" type="presParOf" srcId="{AC920144-511A-4E10-AE49-2EE0BFF92A3F}" destId="{5A2A454C-E4AC-4167-99F9-1417044DEAA4}" srcOrd="2" destOrd="0" presId="urn:microsoft.com/office/officeart/2008/layout/NameandTitleOrganizationalChart"/>
    <dgm:cxn modelId="{2A0B031D-3883-4DCB-9711-0AED0B533ECF}" type="presParOf" srcId="{E856CC1F-8C07-455A-9A78-5B3407699487}" destId="{56F65EF9-F79E-45AD-A394-CB3072E26496}" srcOrd="1" destOrd="0" presId="urn:microsoft.com/office/officeart/2008/layout/NameandTitleOrganizationalChart"/>
    <dgm:cxn modelId="{50A62997-7CE4-45D7-9CBB-F72F5696F98C}" type="presParOf" srcId="{56F65EF9-F79E-45AD-A394-CB3072E26496}" destId="{9FDD56B7-EB65-477C-A0C1-C186E8C11468}" srcOrd="0" destOrd="0" presId="urn:microsoft.com/office/officeart/2008/layout/NameandTitleOrganizationalChart"/>
    <dgm:cxn modelId="{FE5CA0FA-290A-4DB2-B7C8-39A1C9B6C3D0}" type="presParOf" srcId="{56F65EF9-F79E-45AD-A394-CB3072E26496}" destId="{C461969E-F241-4D6F-8C1F-F1482797BD0C}" srcOrd="1" destOrd="0" presId="urn:microsoft.com/office/officeart/2008/layout/NameandTitleOrganizationalChart"/>
    <dgm:cxn modelId="{0E7E4B88-CC38-43DD-8F2F-9B0694564273}" type="presParOf" srcId="{C461969E-F241-4D6F-8C1F-F1482797BD0C}" destId="{3FEB25F7-E64A-4ADD-95F0-60697B4E6516}" srcOrd="0" destOrd="0" presId="urn:microsoft.com/office/officeart/2008/layout/NameandTitleOrganizationalChart"/>
    <dgm:cxn modelId="{9FAF1E13-EC9C-42B7-AAF4-862160BABB79}" type="presParOf" srcId="{3FEB25F7-E64A-4ADD-95F0-60697B4E6516}" destId="{4C6F2B82-13F4-4801-AF24-05785634D4F7}" srcOrd="0" destOrd="0" presId="urn:microsoft.com/office/officeart/2008/layout/NameandTitleOrganizationalChart"/>
    <dgm:cxn modelId="{88D1DD83-2BC8-42A0-90F4-D05CBB7E243A}" type="presParOf" srcId="{3FEB25F7-E64A-4ADD-95F0-60697B4E6516}" destId="{3C968627-0BBC-4B7E-8BFD-688F411B0761}" srcOrd="1" destOrd="0" presId="urn:microsoft.com/office/officeart/2008/layout/NameandTitleOrganizationalChart"/>
    <dgm:cxn modelId="{B8E51382-8D30-4563-A078-BA90EF5CD07D}" type="presParOf" srcId="{3FEB25F7-E64A-4ADD-95F0-60697B4E6516}" destId="{F3D3D92C-18D1-4C1E-9812-647DA9F66093}" srcOrd="2" destOrd="0" presId="urn:microsoft.com/office/officeart/2008/layout/NameandTitleOrganizationalChart"/>
    <dgm:cxn modelId="{E92BEEF1-CE63-45F9-AB80-E7760EBB30F6}" type="presParOf" srcId="{C461969E-F241-4D6F-8C1F-F1482797BD0C}" destId="{94900DD2-32F8-42B3-9698-CDB74C5AA3E7}" srcOrd="1" destOrd="0" presId="urn:microsoft.com/office/officeart/2008/layout/NameandTitleOrganizationalChart"/>
    <dgm:cxn modelId="{32CADBC4-A1CA-4647-BCE0-02354F288B10}" type="presParOf" srcId="{C461969E-F241-4D6F-8C1F-F1482797BD0C}" destId="{7E5E9166-16FF-4D45-9D22-4D0917B6ACF7}" srcOrd="2" destOrd="0" presId="urn:microsoft.com/office/officeart/2008/layout/NameandTitleOrganizationalChart"/>
    <dgm:cxn modelId="{7639CBAA-FE0B-4C06-8509-2463AFEDAE0D}" type="presParOf" srcId="{E856CC1F-8C07-455A-9A78-5B3407699487}" destId="{D755DE0C-94B4-43CB-9296-7F1345E4CBFF}" srcOrd="2" destOrd="0" presId="urn:microsoft.com/office/officeart/2008/layout/NameandTitleOrganizationalChart"/>
    <dgm:cxn modelId="{4FFB62A7-18D2-490D-A3D2-7A70CC471152}" type="presParOf" srcId="{5B724936-68D3-4FE2-AAF5-403CAAC287C6}" destId="{C6342F8C-C63A-4386-9FD9-3CBD61E2CD60}" srcOrd="2" destOrd="0" presId="urn:microsoft.com/office/officeart/2008/layout/NameandTitleOrganizationalChart"/>
    <dgm:cxn modelId="{0AAD7E08-F1B6-4D1A-B378-7EB533ABC92D}" type="presParOf" srcId="{E82F70A7-8BA1-452E-973B-40935956AFB5}" destId="{05899067-9504-4820-B684-AF5D6297A176}" srcOrd="4" destOrd="0" presId="urn:microsoft.com/office/officeart/2008/layout/NameandTitleOrganizationalChart"/>
    <dgm:cxn modelId="{D21AEC93-38BD-48A7-AE2D-7DC8F13B26EA}" type="presParOf" srcId="{E82F70A7-8BA1-452E-973B-40935956AFB5}" destId="{A911978F-216F-413C-AAFE-A762D07C47BF}" srcOrd="5" destOrd="0" presId="urn:microsoft.com/office/officeart/2008/layout/NameandTitleOrganizationalChart"/>
    <dgm:cxn modelId="{85131467-4993-413A-86E8-82C801768CBC}" type="presParOf" srcId="{A911978F-216F-413C-AAFE-A762D07C47BF}" destId="{77BE46AA-25B2-46EA-8BBC-C7BC570A5295}" srcOrd="0" destOrd="0" presId="urn:microsoft.com/office/officeart/2008/layout/NameandTitleOrganizationalChart"/>
    <dgm:cxn modelId="{15E5B0F0-C6CF-4989-A8D3-9F822F9AAF7E}" type="presParOf" srcId="{77BE46AA-25B2-46EA-8BBC-C7BC570A5295}" destId="{23320CBA-0406-451F-AF4F-BD5B1C28DFD9}" srcOrd="0" destOrd="0" presId="urn:microsoft.com/office/officeart/2008/layout/NameandTitleOrganizationalChart"/>
    <dgm:cxn modelId="{9CCAE2DB-6288-414F-BE1C-03CA3A585CBE}" type="presParOf" srcId="{77BE46AA-25B2-46EA-8BBC-C7BC570A5295}" destId="{AE37D248-097D-474B-9DAB-8D095AB8C9B3}" srcOrd="1" destOrd="0" presId="urn:microsoft.com/office/officeart/2008/layout/NameandTitleOrganizationalChart"/>
    <dgm:cxn modelId="{27ED3308-42FB-47D2-B311-3284C14B7B67}" type="presParOf" srcId="{77BE46AA-25B2-46EA-8BBC-C7BC570A5295}" destId="{37259458-51E2-4B23-BCDA-071983B8CA06}" srcOrd="2" destOrd="0" presId="urn:microsoft.com/office/officeart/2008/layout/NameandTitleOrganizationalChart"/>
    <dgm:cxn modelId="{4E6ECCD2-4137-49A0-9555-CFE50072240A}" type="presParOf" srcId="{A911978F-216F-413C-AAFE-A762D07C47BF}" destId="{59916C11-FEB6-44DF-BFFF-29930AA133EA}" srcOrd="1" destOrd="0" presId="urn:microsoft.com/office/officeart/2008/layout/NameandTitleOrganizationalChart"/>
    <dgm:cxn modelId="{EB880C61-D282-4459-9C30-B083DDA63FC0}" type="presParOf" srcId="{59916C11-FEB6-44DF-BFFF-29930AA133EA}" destId="{EED9F0E1-8CF9-431A-AE90-2C4DA591E2D3}" srcOrd="0" destOrd="0" presId="urn:microsoft.com/office/officeart/2008/layout/NameandTitleOrganizationalChart"/>
    <dgm:cxn modelId="{E62B0072-060E-47D8-BC9D-DA53A6385277}" type="presParOf" srcId="{59916C11-FEB6-44DF-BFFF-29930AA133EA}" destId="{53F8C006-5688-4E5D-95F2-5BDDCFF8DF88}" srcOrd="1" destOrd="0" presId="urn:microsoft.com/office/officeart/2008/layout/NameandTitleOrganizationalChart"/>
    <dgm:cxn modelId="{17A83FD5-8DB8-457B-B2BF-6404382AC790}" type="presParOf" srcId="{53F8C006-5688-4E5D-95F2-5BDDCFF8DF88}" destId="{44BDD67D-2E3B-47BC-8A43-B4CA6395CD9C}" srcOrd="0" destOrd="0" presId="urn:microsoft.com/office/officeart/2008/layout/NameandTitleOrganizationalChart"/>
    <dgm:cxn modelId="{551E829B-8D09-437E-9BB5-D322585FED5E}" type="presParOf" srcId="{44BDD67D-2E3B-47BC-8A43-B4CA6395CD9C}" destId="{E3200992-3229-44F7-AABE-B11E502648ED}" srcOrd="0" destOrd="0" presId="urn:microsoft.com/office/officeart/2008/layout/NameandTitleOrganizationalChart"/>
    <dgm:cxn modelId="{19CB92A2-1B75-424B-AC41-0DFAFEB98620}" type="presParOf" srcId="{44BDD67D-2E3B-47BC-8A43-B4CA6395CD9C}" destId="{4FAD23E1-0B0D-4D16-926A-D471F23F78C2}" srcOrd="1" destOrd="0" presId="urn:microsoft.com/office/officeart/2008/layout/NameandTitleOrganizationalChart"/>
    <dgm:cxn modelId="{B7381AC5-4A66-4FBE-9543-9FDC6110B7FD}" type="presParOf" srcId="{44BDD67D-2E3B-47BC-8A43-B4CA6395CD9C}" destId="{32F7F384-D68B-4929-A452-EA9E8F9CB79D}" srcOrd="2" destOrd="0" presId="urn:microsoft.com/office/officeart/2008/layout/NameandTitleOrganizationalChart"/>
    <dgm:cxn modelId="{2591FE98-DE4E-4932-BDC2-441C06FAAD2A}" type="presParOf" srcId="{53F8C006-5688-4E5D-95F2-5BDDCFF8DF88}" destId="{29E1125C-BE00-450C-9362-6573716C6C49}" srcOrd="1" destOrd="0" presId="urn:microsoft.com/office/officeart/2008/layout/NameandTitleOrganizationalChart"/>
    <dgm:cxn modelId="{6FADAD6A-8B9E-4035-BE2F-F54393F94666}" type="presParOf" srcId="{29E1125C-BE00-450C-9362-6573716C6C49}" destId="{B3B5B3A5-FCDB-4FAF-8673-8A084E7202D0}" srcOrd="0" destOrd="0" presId="urn:microsoft.com/office/officeart/2008/layout/NameandTitleOrganizationalChart"/>
    <dgm:cxn modelId="{E4332A16-12B7-4AC3-A4DA-3394DD08AE5E}" type="presParOf" srcId="{29E1125C-BE00-450C-9362-6573716C6C49}" destId="{F22D15F7-537F-4001-9513-12DAFA53AF40}" srcOrd="1" destOrd="0" presId="urn:microsoft.com/office/officeart/2008/layout/NameandTitleOrganizationalChart"/>
    <dgm:cxn modelId="{9CDEF10B-AC62-4C3A-9901-65E2713A53FE}" type="presParOf" srcId="{F22D15F7-537F-4001-9513-12DAFA53AF40}" destId="{CCFB04E8-8E41-481B-99CC-2E88F50C90C5}" srcOrd="0" destOrd="0" presId="urn:microsoft.com/office/officeart/2008/layout/NameandTitleOrganizationalChart"/>
    <dgm:cxn modelId="{9F919030-9416-4D01-9623-3A25556FD33F}" type="presParOf" srcId="{CCFB04E8-8E41-481B-99CC-2E88F50C90C5}" destId="{38FEF023-4F1B-4B74-940C-A4D02CC4A694}" srcOrd="0" destOrd="0" presId="urn:microsoft.com/office/officeart/2008/layout/NameandTitleOrganizationalChart"/>
    <dgm:cxn modelId="{21B82367-99E9-4EF3-911C-B59F2E0F43A1}" type="presParOf" srcId="{CCFB04E8-8E41-481B-99CC-2E88F50C90C5}" destId="{4911AE57-E26A-48A4-8798-0E2680FF25D2}" srcOrd="1" destOrd="0" presId="urn:microsoft.com/office/officeart/2008/layout/NameandTitleOrganizationalChart"/>
    <dgm:cxn modelId="{BDE07711-DE54-4315-A58D-D18AD95B0EED}" type="presParOf" srcId="{CCFB04E8-8E41-481B-99CC-2E88F50C90C5}" destId="{C9203C9A-9BB9-499F-8DEB-7EA2A501EC3D}" srcOrd="2" destOrd="0" presId="urn:microsoft.com/office/officeart/2008/layout/NameandTitleOrganizationalChart"/>
    <dgm:cxn modelId="{9EB51408-3233-4CFD-9AE8-1E4CD77A6DFD}" type="presParOf" srcId="{F22D15F7-537F-4001-9513-12DAFA53AF40}" destId="{E8E56CC1-A696-464C-853F-57946ECF8385}" srcOrd="1" destOrd="0" presId="urn:microsoft.com/office/officeart/2008/layout/NameandTitleOrganizationalChart"/>
    <dgm:cxn modelId="{578CFBB8-EEBC-4D05-AECE-B7D345973FFA}" type="presParOf" srcId="{F22D15F7-537F-4001-9513-12DAFA53AF40}" destId="{D170BE10-9C31-490B-BE55-0DF9FCB918A7}" srcOrd="2" destOrd="0" presId="urn:microsoft.com/office/officeart/2008/layout/NameandTitleOrganizationalChart"/>
    <dgm:cxn modelId="{306CC460-C141-407E-A543-CAD552E67D53}" type="presParOf" srcId="{53F8C006-5688-4E5D-95F2-5BDDCFF8DF88}" destId="{0EE6E5F9-9665-41D5-8627-8468D020307B}" srcOrd="2" destOrd="0" presId="urn:microsoft.com/office/officeart/2008/layout/NameandTitleOrganizationalChart"/>
    <dgm:cxn modelId="{A8F6B9C5-7F57-422E-99A7-B8FFF131E1D1}" type="presParOf" srcId="{A911978F-216F-413C-AAFE-A762D07C47BF}" destId="{0FF933F1-E6F6-4439-9A4C-EABF32347E0A}" srcOrd="2" destOrd="0" presId="urn:microsoft.com/office/officeart/2008/layout/NameandTitleOrganizationalChart"/>
    <dgm:cxn modelId="{4AA95709-DA28-49F1-969B-16F9D00367E1}" type="presParOf" srcId="{E82F70A7-8BA1-452E-973B-40935956AFB5}" destId="{C8DE22D4-292A-42C0-AFA2-57B72DF8F158}" srcOrd="6" destOrd="0" presId="urn:microsoft.com/office/officeart/2008/layout/NameandTitleOrganizationalChart"/>
    <dgm:cxn modelId="{3C75AC9A-C87A-47BF-A310-16DBF1C764A4}" type="presParOf" srcId="{E82F70A7-8BA1-452E-973B-40935956AFB5}" destId="{BE7FB5CD-29A0-43B9-827A-691831F3DE1B}" srcOrd="7" destOrd="0" presId="urn:microsoft.com/office/officeart/2008/layout/NameandTitleOrganizationalChart"/>
    <dgm:cxn modelId="{AEF80639-152E-46D6-8993-A1132C7264D7}" type="presParOf" srcId="{BE7FB5CD-29A0-43B9-827A-691831F3DE1B}" destId="{3F2FE6C0-D07B-49B7-9266-22A4021F8F72}" srcOrd="0" destOrd="0" presId="urn:microsoft.com/office/officeart/2008/layout/NameandTitleOrganizationalChart"/>
    <dgm:cxn modelId="{ABBCED50-5F31-44C1-B1DC-30EC27B9B118}" type="presParOf" srcId="{3F2FE6C0-D07B-49B7-9266-22A4021F8F72}" destId="{E86AD66A-4FC2-47B7-BFA7-359271B55C60}" srcOrd="0" destOrd="0" presId="urn:microsoft.com/office/officeart/2008/layout/NameandTitleOrganizationalChart"/>
    <dgm:cxn modelId="{53AACB7A-D19A-407D-8493-F1324E17E839}" type="presParOf" srcId="{3F2FE6C0-D07B-49B7-9266-22A4021F8F72}" destId="{CB2F96E3-C9E9-4297-8173-F555791CB7F3}" srcOrd="1" destOrd="0" presId="urn:microsoft.com/office/officeart/2008/layout/NameandTitleOrganizationalChart"/>
    <dgm:cxn modelId="{C976B727-82FB-45EE-8E43-2B3C62A1D0FF}" type="presParOf" srcId="{3F2FE6C0-D07B-49B7-9266-22A4021F8F72}" destId="{DB1DD335-38C5-417C-BB5B-6CF1AC7FC793}" srcOrd="2" destOrd="0" presId="urn:microsoft.com/office/officeart/2008/layout/NameandTitleOrganizationalChart"/>
    <dgm:cxn modelId="{993CB1DD-DF85-4E37-8617-ABDA1B00533D}" type="presParOf" srcId="{BE7FB5CD-29A0-43B9-827A-691831F3DE1B}" destId="{6363AB6D-F9E2-4C0A-AD67-3D65EC582EF9}" srcOrd="1" destOrd="0" presId="urn:microsoft.com/office/officeart/2008/layout/NameandTitleOrganizationalChart"/>
    <dgm:cxn modelId="{42164C13-915E-468F-B250-0524D2D19ECF}" type="presParOf" srcId="{BE7FB5CD-29A0-43B9-827A-691831F3DE1B}" destId="{0A4BF6B6-F024-4CDF-8F32-B2DE007A4180}" srcOrd="2" destOrd="0" presId="urn:microsoft.com/office/officeart/2008/layout/NameandTitleOrganizationalChart"/>
    <dgm:cxn modelId="{8BD1634E-7319-4DB1-9018-B57767071AB9}" type="presParOf" srcId="{E82F70A7-8BA1-452E-973B-40935956AFB5}" destId="{087E3C54-28E3-49E5-A043-6853DFF1B05B}" srcOrd="8" destOrd="0" presId="urn:microsoft.com/office/officeart/2008/layout/NameandTitleOrganizationalChart"/>
    <dgm:cxn modelId="{49E95D06-AEAE-4DD6-A853-EA1CE0D6F730}" type="presParOf" srcId="{E82F70A7-8BA1-452E-973B-40935956AFB5}" destId="{EA5A07EB-3D75-4EA1-A4DD-DB5E1067550B}" srcOrd="9" destOrd="0" presId="urn:microsoft.com/office/officeart/2008/layout/NameandTitleOrganizationalChart"/>
    <dgm:cxn modelId="{61550E2A-540C-4787-9CA8-098280EEF6A8}" type="presParOf" srcId="{EA5A07EB-3D75-4EA1-A4DD-DB5E1067550B}" destId="{831EAADB-20AF-4E51-A033-454AD4FAE344}" srcOrd="0" destOrd="0" presId="urn:microsoft.com/office/officeart/2008/layout/NameandTitleOrganizationalChart"/>
    <dgm:cxn modelId="{701D2B30-3CC6-4C4E-9769-43ABFB522016}" type="presParOf" srcId="{831EAADB-20AF-4E51-A033-454AD4FAE344}" destId="{DE4CCEE2-D87F-4E2B-AFD9-87DAD63AE135}" srcOrd="0" destOrd="0" presId="urn:microsoft.com/office/officeart/2008/layout/NameandTitleOrganizationalChart"/>
    <dgm:cxn modelId="{F8F38D2A-291F-467D-8E90-D4ECD7B0C87E}" type="presParOf" srcId="{831EAADB-20AF-4E51-A033-454AD4FAE344}" destId="{C8D6EC9C-E707-4CBB-A44E-E694C4719A35}" srcOrd="1" destOrd="0" presId="urn:microsoft.com/office/officeart/2008/layout/NameandTitleOrganizationalChart"/>
    <dgm:cxn modelId="{7DBD339A-8D3C-4DD9-88B9-94CE7B5A8BE8}" type="presParOf" srcId="{831EAADB-20AF-4E51-A033-454AD4FAE344}" destId="{5A18970D-DAF6-410F-AD9E-679D8D714437}" srcOrd="2" destOrd="0" presId="urn:microsoft.com/office/officeart/2008/layout/NameandTitleOrganizationalChart"/>
    <dgm:cxn modelId="{3B24059D-FD1C-44A8-B642-E07C9507AC26}" type="presParOf" srcId="{EA5A07EB-3D75-4EA1-A4DD-DB5E1067550B}" destId="{1E4B01B5-1EC9-4E15-BCE4-F1FD19050093}" srcOrd="1" destOrd="0" presId="urn:microsoft.com/office/officeart/2008/layout/NameandTitleOrganizationalChart"/>
    <dgm:cxn modelId="{2433F43B-8822-4C46-9E85-A2C0F48DBE7C}" type="presParOf" srcId="{EA5A07EB-3D75-4EA1-A4DD-DB5E1067550B}" destId="{12CDC738-8565-4DDA-9F93-907A99C84DA6}" srcOrd="2" destOrd="0" presId="urn:microsoft.com/office/officeart/2008/layout/NameandTitleOrganizationalChart"/>
    <dgm:cxn modelId="{38F1B35D-25C2-4530-B109-CAA6718F0DF1}" type="presParOf" srcId="{E25DC150-C69D-49F2-A1CD-9F81C470C6C1}" destId="{11C209BA-4677-4CA0-BC80-C3530343D750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7E3C54-28E3-49E5-A043-6853DFF1B05B}">
      <dsp:nvSpPr>
        <dsp:cNvPr id="0" name=""/>
        <dsp:cNvSpPr/>
      </dsp:nvSpPr>
      <dsp:spPr>
        <a:xfrm>
          <a:off x="3629025" y="879500"/>
          <a:ext cx="2894569" cy="4156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836"/>
              </a:lnTo>
              <a:lnTo>
                <a:pt x="2894569" y="282836"/>
              </a:lnTo>
              <a:lnTo>
                <a:pt x="2894569" y="4156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DE22D4-292A-42C0-AFA2-57B72DF8F158}">
      <dsp:nvSpPr>
        <dsp:cNvPr id="0" name=""/>
        <dsp:cNvSpPr/>
      </dsp:nvSpPr>
      <dsp:spPr>
        <a:xfrm>
          <a:off x="3629025" y="879500"/>
          <a:ext cx="1419803" cy="4156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836"/>
              </a:lnTo>
              <a:lnTo>
                <a:pt x="1419803" y="282836"/>
              </a:lnTo>
              <a:lnTo>
                <a:pt x="1419803" y="4156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B5B3A5-FCDB-4FAF-8673-8A084E7202D0}">
      <dsp:nvSpPr>
        <dsp:cNvPr id="0" name=""/>
        <dsp:cNvSpPr/>
      </dsp:nvSpPr>
      <dsp:spPr>
        <a:xfrm>
          <a:off x="3528342" y="2762251"/>
          <a:ext cx="91440" cy="3288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88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9F0E1-8CF9-431A-AE90-2C4DA591E2D3}">
      <dsp:nvSpPr>
        <dsp:cNvPr id="0" name=""/>
        <dsp:cNvSpPr/>
      </dsp:nvSpPr>
      <dsp:spPr>
        <a:xfrm>
          <a:off x="3528342" y="1864275"/>
          <a:ext cx="91440" cy="3288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88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899067-9504-4820-B684-AF5D6297A176}">
      <dsp:nvSpPr>
        <dsp:cNvPr id="0" name=""/>
        <dsp:cNvSpPr/>
      </dsp:nvSpPr>
      <dsp:spPr>
        <a:xfrm>
          <a:off x="3528342" y="879500"/>
          <a:ext cx="91440" cy="415635"/>
        </a:xfrm>
        <a:custGeom>
          <a:avLst/>
          <a:gdLst/>
          <a:ahLst/>
          <a:cxnLst/>
          <a:rect l="0" t="0" r="0" b="0"/>
          <a:pathLst>
            <a:path>
              <a:moveTo>
                <a:pt x="100682" y="0"/>
              </a:moveTo>
              <a:lnTo>
                <a:pt x="100682" y="282836"/>
              </a:lnTo>
              <a:lnTo>
                <a:pt x="45720" y="282836"/>
              </a:lnTo>
              <a:lnTo>
                <a:pt x="45720" y="4156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DD56B7-EB65-477C-A0C1-C186E8C11468}">
      <dsp:nvSpPr>
        <dsp:cNvPr id="0" name=""/>
        <dsp:cNvSpPr/>
      </dsp:nvSpPr>
      <dsp:spPr>
        <a:xfrm>
          <a:off x="2053576" y="2762251"/>
          <a:ext cx="91440" cy="3288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88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19F0DE-9D37-4AEF-916A-8A201D2BBB24}">
      <dsp:nvSpPr>
        <dsp:cNvPr id="0" name=""/>
        <dsp:cNvSpPr/>
      </dsp:nvSpPr>
      <dsp:spPr>
        <a:xfrm>
          <a:off x="2053576" y="1864275"/>
          <a:ext cx="91440" cy="3288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88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97B656-3840-46A4-BB40-3A61F0897C36}">
      <dsp:nvSpPr>
        <dsp:cNvPr id="0" name=""/>
        <dsp:cNvSpPr/>
      </dsp:nvSpPr>
      <dsp:spPr>
        <a:xfrm>
          <a:off x="2099296" y="879500"/>
          <a:ext cx="1529728" cy="415635"/>
        </a:xfrm>
        <a:custGeom>
          <a:avLst/>
          <a:gdLst/>
          <a:ahLst/>
          <a:cxnLst/>
          <a:rect l="0" t="0" r="0" b="0"/>
          <a:pathLst>
            <a:path>
              <a:moveTo>
                <a:pt x="1529728" y="0"/>
              </a:moveTo>
              <a:lnTo>
                <a:pt x="1529728" y="282836"/>
              </a:lnTo>
              <a:lnTo>
                <a:pt x="0" y="282836"/>
              </a:lnTo>
              <a:lnTo>
                <a:pt x="0" y="4156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C6712E-EE46-4597-BDDF-25B0D6C24462}">
      <dsp:nvSpPr>
        <dsp:cNvPr id="0" name=""/>
        <dsp:cNvSpPr/>
      </dsp:nvSpPr>
      <dsp:spPr>
        <a:xfrm>
          <a:off x="578811" y="3660226"/>
          <a:ext cx="91440" cy="3288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88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ED730-8E66-4E9B-95A8-78350D5B6743}">
      <dsp:nvSpPr>
        <dsp:cNvPr id="0" name=""/>
        <dsp:cNvSpPr/>
      </dsp:nvSpPr>
      <dsp:spPr>
        <a:xfrm>
          <a:off x="578811" y="2762251"/>
          <a:ext cx="91440" cy="3288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88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DB48DA-7C58-4B34-A8B0-D6F620AFFDC5}">
      <dsp:nvSpPr>
        <dsp:cNvPr id="0" name=""/>
        <dsp:cNvSpPr/>
      </dsp:nvSpPr>
      <dsp:spPr>
        <a:xfrm>
          <a:off x="578811" y="1864275"/>
          <a:ext cx="91440" cy="3288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88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98A612-32D1-4356-9E8C-9F8DEE6F2C06}">
      <dsp:nvSpPr>
        <dsp:cNvPr id="0" name=""/>
        <dsp:cNvSpPr/>
      </dsp:nvSpPr>
      <dsp:spPr>
        <a:xfrm>
          <a:off x="624531" y="879500"/>
          <a:ext cx="3004493" cy="415635"/>
        </a:xfrm>
        <a:custGeom>
          <a:avLst/>
          <a:gdLst/>
          <a:ahLst/>
          <a:cxnLst/>
          <a:rect l="0" t="0" r="0" b="0"/>
          <a:pathLst>
            <a:path>
              <a:moveTo>
                <a:pt x="3004493" y="0"/>
              </a:moveTo>
              <a:lnTo>
                <a:pt x="3004493" y="282836"/>
              </a:lnTo>
              <a:lnTo>
                <a:pt x="0" y="282836"/>
              </a:lnTo>
              <a:lnTo>
                <a:pt x="0" y="4156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61FBF2-B136-4EE3-B970-933DEA9C0EC8}">
      <dsp:nvSpPr>
        <dsp:cNvPr id="0" name=""/>
        <dsp:cNvSpPr/>
      </dsp:nvSpPr>
      <dsp:spPr>
        <a:xfrm>
          <a:off x="2723199" y="483960"/>
          <a:ext cx="1811651" cy="3955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80312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Quản lý nhà hàng</a:t>
          </a:r>
        </a:p>
      </dsp:txBody>
      <dsp:txXfrm>
        <a:off x="2723199" y="483960"/>
        <a:ext cx="1811651" cy="395540"/>
      </dsp:txXfrm>
    </dsp:sp>
    <dsp:sp modelId="{7F4DFA26-140C-4718-8874-597B467FD845}">
      <dsp:nvSpPr>
        <dsp:cNvPr id="0" name=""/>
        <dsp:cNvSpPr/>
      </dsp:nvSpPr>
      <dsp:spPr>
        <a:xfrm>
          <a:off x="3299252" y="839824"/>
          <a:ext cx="989318" cy="189713"/>
        </a:xfrm>
        <a:prstGeom prst="rect">
          <a:avLst/>
        </a:prstGeom>
        <a:solidFill>
          <a:schemeClr val="lt1">
            <a:hueOff val="0"/>
            <a:satOff val="0"/>
            <a:lumOff val="0"/>
            <a:alpha val="0"/>
          </a:schemeClr>
        </a:solidFill>
        <a:ln w="12700" cap="flat" cmpd="sng" algn="ctr">
          <a:noFill/>
          <a:prstDash val="solid"/>
          <a:miter lim="800000"/>
        </a:ln>
        <a:effectLst>
          <a:reflection blurRad="1270000" endPos="99000" dist="50800" dir="5400000" sy="-100000" algn="bl" rotWithShape="0"/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3299252" y="839824"/>
        <a:ext cx="989318" cy="189713"/>
      </dsp:txXfrm>
    </dsp:sp>
    <dsp:sp modelId="{BACFACAF-3A31-47CD-8C8E-12CEDE2A7623}">
      <dsp:nvSpPr>
        <dsp:cNvPr id="0" name=""/>
        <dsp:cNvSpPr/>
      </dsp:nvSpPr>
      <dsp:spPr>
        <a:xfrm>
          <a:off x="74909" y="1295136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8031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Nhân sự</a:t>
          </a:r>
        </a:p>
      </dsp:txBody>
      <dsp:txXfrm>
        <a:off x="74909" y="1295136"/>
        <a:ext cx="1099243" cy="569139"/>
      </dsp:txXfrm>
    </dsp:sp>
    <dsp:sp modelId="{005C5FA7-FF23-4463-BB1B-BC58113CD7D7}">
      <dsp:nvSpPr>
        <dsp:cNvPr id="0" name=""/>
        <dsp:cNvSpPr/>
      </dsp:nvSpPr>
      <dsp:spPr>
        <a:xfrm>
          <a:off x="294758" y="1737800"/>
          <a:ext cx="989318" cy="189713"/>
        </a:xfrm>
        <a:prstGeom prst="rect">
          <a:avLst/>
        </a:prstGeom>
        <a:solidFill>
          <a:schemeClr val="lt1">
            <a:hueOff val="0"/>
            <a:satOff val="0"/>
            <a:lumOff val="0"/>
            <a:alpha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294758" y="1737800"/>
        <a:ext cx="989318" cy="189713"/>
      </dsp:txXfrm>
    </dsp:sp>
    <dsp:sp modelId="{0796700D-E343-468D-AF83-8B1488F5F7C6}">
      <dsp:nvSpPr>
        <dsp:cNvPr id="0" name=""/>
        <dsp:cNvSpPr/>
      </dsp:nvSpPr>
      <dsp:spPr>
        <a:xfrm>
          <a:off x="74909" y="2193111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8031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 thông tin nhân viên</a:t>
          </a:r>
        </a:p>
      </dsp:txBody>
      <dsp:txXfrm>
        <a:off x="74909" y="2193111"/>
        <a:ext cx="1099243" cy="569139"/>
      </dsp:txXfrm>
    </dsp:sp>
    <dsp:sp modelId="{1A89C38F-6614-4776-8CA7-30B43D006993}">
      <dsp:nvSpPr>
        <dsp:cNvPr id="0" name=""/>
        <dsp:cNvSpPr/>
      </dsp:nvSpPr>
      <dsp:spPr>
        <a:xfrm>
          <a:off x="294758" y="2635775"/>
          <a:ext cx="989318" cy="18971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</a:t>
          </a:r>
        </a:p>
      </dsp:txBody>
      <dsp:txXfrm>
        <a:off x="294758" y="2635775"/>
        <a:ext cx="989318" cy="189713"/>
      </dsp:txXfrm>
    </dsp:sp>
    <dsp:sp modelId="{4E0EA9C9-8BEB-44EE-AF54-BD3A6E39E37C}">
      <dsp:nvSpPr>
        <dsp:cNvPr id="0" name=""/>
        <dsp:cNvSpPr/>
      </dsp:nvSpPr>
      <dsp:spPr>
        <a:xfrm>
          <a:off x="74909" y="3091087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8031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Thiết lập tài khoản</a:t>
          </a:r>
        </a:p>
      </dsp:txBody>
      <dsp:txXfrm>
        <a:off x="74909" y="3091087"/>
        <a:ext cx="1099243" cy="569139"/>
      </dsp:txXfrm>
    </dsp:sp>
    <dsp:sp modelId="{D7B40750-56ED-466D-B693-C78C0B652AE2}">
      <dsp:nvSpPr>
        <dsp:cNvPr id="0" name=""/>
        <dsp:cNvSpPr/>
      </dsp:nvSpPr>
      <dsp:spPr>
        <a:xfrm>
          <a:off x="294758" y="3533751"/>
          <a:ext cx="989318" cy="18971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</a:t>
          </a:r>
        </a:p>
      </dsp:txBody>
      <dsp:txXfrm>
        <a:off x="294758" y="3533751"/>
        <a:ext cx="989318" cy="189713"/>
      </dsp:txXfrm>
    </dsp:sp>
    <dsp:sp modelId="{94E6AB41-C082-40C4-9007-B191DB4C3D1A}">
      <dsp:nvSpPr>
        <dsp:cNvPr id="0" name=""/>
        <dsp:cNvSpPr/>
      </dsp:nvSpPr>
      <dsp:spPr>
        <a:xfrm>
          <a:off x="74909" y="3989062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8031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Chấm công, xem lương tháng</a:t>
          </a:r>
        </a:p>
      </dsp:txBody>
      <dsp:txXfrm>
        <a:off x="74909" y="3989062"/>
        <a:ext cx="1099243" cy="569139"/>
      </dsp:txXfrm>
    </dsp:sp>
    <dsp:sp modelId="{14A9385A-E41A-45D7-A00D-51C3123FD6EA}">
      <dsp:nvSpPr>
        <dsp:cNvPr id="0" name=""/>
        <dsp:cNvSpPr/>
      </dsp:nvSpPr>
      <dsp:spPr>
        <a:xfrm>
          <a:off x="294758" y="4431726"/>
          <a:ext cx="989318" cy="18971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Nhân viên</a:t>
          </a:r>
        </a:p>
      </dsp:txBody>
      <dsp:txXfrm>
        <a:off x="294758" y="4431726"/>
        <a:ext cx="989318" cy="189713"/>
      </dsp:txXfrm>
    </dsp:sp>
    <dsp:sp modelId="{F2141443-A7B6-4947-8E49-F5C8DD0C13C6}">
      <dsp:nvSpPr>
        <dsp:cNvPr id="0" name=""/>
        <dsp:cNvSpPr/>
      </dsp:nvSpPr>
      <dsp:spPr>
        <a:xfrm>
          <a:off x="1549675" y="1295136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8031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Chế biến</a:t>
          </a:r>
        </a:p>
      </dsp:txBody>
      <dsp:txXfrm>
        <a:off x="1549675" y="1295136"/>
        <a:ext cx="1099243" cy="569139"/>
      </dsp:txXfrm>
    </dsp:sp>
    <dsp:sp modelId="{7286EA68-680E-4379-84E7-920E8659DF3C}">
      <dsp:nvSpPr>
        <dsp:cNvPr id="0" name=""/>
        <dsp:cNvSpPr/>
      </dsp:nvSpPr>
      <dsp:spPr>
        <a:xfrm>
          <a:off x="1769524" y="1737800"/>
          <a:ext cx="989318" cy="189713"/>
        </a:xfrm>
        <a:prstGeom prst="rect">
          <a:avLst/>
        </a:prstGeom>
        <a:solidFill>
          <a:schemeClr val="lt1">
            <a:hueOff val="0"/>
            <a:satOff val="0"/>
            <a:lumOff val="0"/>
            <a:alpha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1769524" y="1737800"/>
        <a:ext cx="989318" cy="189713"/>
      </dsp:txXfrm>
    </dsp:sp>
    <dsp:sp modelId="{6FF58A0B-ED9F-4B30-A808-C4AAA60E5011}">
      <dsp:nvSpPr>
        <dsp:cNvPr id="0" name=""/>
        <dsp:cNvSpPr/>
      </dsp:nvSpPr>
      <dsp:spPr>
        <a:xfrm>
          <a:off x="1549675" y="2193111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8031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 kho nguyên liệu</a:t>
          </a:r>
        </a:p>
      </dsp:txBody>
      <dsp:txXfrm>
        <a:off x="1549675" y="2193111"/>
        <a:ext cx="1099243" cy="569139"/>
      </dsp:txXfrm>
    </dsp:sp>
    <dsp:sp modelId="{34FEDCD1-16C9-4023-A4C0-B1420F95DCF7}">
      <dsp:nvSpPr>
        <dsp:cNvPr id="0" name=""/>
        <dsp:cNvSpPr/>
      </dsp:nvSpPr>
      <dsp:spPr>
        <a:xfrm>
          <a:off x="1769524" y="2635775"/>
          <a:ext cx="989318" cy="18971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</a:t>
          </a:r>
        </a:p>
      </dsp:txBody>
      <dsp:txXfrm>
        <a:off x="1769524" y="2635775"/>
        <a:ext cx="989318" cy="189713"/>
      </dsp:txXfrm>
    </dsp:sp>
    <dsp:sp modelId="{4C6F2B82-13F4-4801-AF24-05785634D4F7}">
      <dsp:nvSpPr>
        <dsp:cNvPr id="0" name=""/>
        <dsp:cNvSpPr/>
      </dsp:nvSpPr>
      <dsp:spPr>
        <a:xfrm>
          <a:off x="1549675" y="3091087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8031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 thực đơn</a:t>
          </a:r>
        </a:p>
      </dsp:txBody>
      <dsp:txXfrm>
        <a:off x="1549675" y="3091087"/>
        <a:ext cx="1099243" cy="569139"/>
      </dsp:txXfrm>
    </dsp:sp>
    <dsp:sp modelId="{3C968627-0BBC-4B7E-8BFD-688F411B0761}">
      <dsp:nvSpPr>
        <dsp:cNvPr id="0" name=""/>
        <dsp:cNvSpPr/>
      </dsp:nvSpPr>
      <dsp:spPr>
        <a:xfrm>
          <a:off x="1769524" y="3533751"/>
          <a:ext cx="989318" cy="18971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</a:t>
          </a:r>
        </a:p>
      </dsp:txBody>
      <dsp:txXfrm>
        <a:off x="1769524" y="3533751"/>
        <a:ext cx="989318" cy="189713"/>
      </dsp:txXfrm>
    </dsp:sp>
    <dsp:sp modelId="{23320CBA-0406-451F-AF4F-BD5B1C28DFD9}">
      <dsp:nvSpPr>
        <dsp:cNvPr id="0" name=""/>
        <dsp:cNvSpPr/>
      </dsp:nvSpPr>
      <dsp:spPr>
        <a:xfrm>
          <a:off x="3024441" y="1295136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8031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Giao dịch</a:t>
          </a:r>
        </a:p>
      </dsp:txBody>
      <dsp:txXfrm>
        <a:off x="3024441" y="1295136"/>
        <a:ext cx="1099243" cy="569139"/>
      </dsp:txXfrm>
    </dsp:sp>
    <dsp:sp modelId="{AE37D248-097D-474B-9DAB-8D095AB8C9B3}">
      <dsp:nvSpPr>
        <dsp:cNvPr id="0" name=""/>
        <dsp:cNvSpPr/>
      </dsp:nvSpPr>
      <dsp:spPr>
        <a:xfrm>
          <a:off x="3244289" y="1737800"/>
          <a:ext cx="989318" cy="189713"/>
        </a:xfrm>
        <a:prstGeom prst="rect">
          <a:avLst/>
        </a:prstGeom>
        <a:solidFill>
          <a:schemeClr val="lt1">
            <a:hueOff val="0"/>
            <a:satOff val="0"/>
            <a:lumOff val="0"/>
            <a:alpha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3244289" y="1737800"/>
        <a:ext cx="989318" cy="189713"/>
      </dsp:txXfrm>
    </dsp:sp>
    <dsp:sp modelId="{E3200992-3229-44F7-AABE-B11E502648ED}">
      <dsp:nvSpPr>
        <dsp:cNvPr id="0" name=""/>
        <dsp:cNvSpPr/>
      </dsp:nvSpPr>
      <dsp:spPr>
        <a:xfrm>
          <a:off x="3024441" y="2193111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8031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Đặt bàn</a:t>
          </a:r>
        </a:p>
      </dsp:txBody>
      <dsp:txXfrm>
        <a:off x="3024441" y="2193111"/>
        <a:ext cx="1099243" cy="569139"/>
      </dsp:txXfrm>
    </dsp:sp>
    <dsp:sp modelId="{4FAD23E1-0B0D-4D16-926A-D471F23F78C2}">
      <dsp:nvSpPr>
        <dsp:cNvPr id="0" name=""/>
        <dsp:cNvSpPr/>
      </dsp:nvSpPr>
      <dsp:spPr>
        <a:xfrm>
          <a:off x="3244289" y="2635775"/>
          <a:ext cx="989318" cy="18971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Thu ngân, quản lý</a:t>
          </a:r>
        </a:p>
      </dsp:txBody>
      <dsp:txXfrm>
        <a:off x="3244289" y="2635775"/>
        <a:ext cx="989318" cy="189713"/>
      </dsp:txXfrm>
    </dsp:sp>
    <dsp:sp modelId="{38FEF023-4F1B-4B74-940C-A4D02CC4A694}">
      <dsp:nvSpPr>
        <dsp:cNvPr id="0" name=""/>
        <dsp:cNvSpPr/>
      </dsp:nvSpPr>
      <dsp:spPr>
        <a:xfrm>
          <a:off x="3024441" y="3091087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8031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 hoá đơn</a:t>
          </a:r>
        </a:p>
      </dsp:txBody>
      <dsp:txXfrm>
        <a:off x="3024441" y="3091087"/>
        <a:ext cx="1099243" cy="569139"/>
      </dsp:txXfrm>
    </dsp:sp>
    <dsp:sp modelId="{4911AE57-E26A-48A4-8798-0E2680FF25D2}">
      <dsp:nvSpPr>
        <dsp:cNvPr id="0" name=""/>
        <dsp:cNvSpPr/>
      </dsp:nvSpPr>
      <dsp:spPr>
        <a:xfrm>
          <a:off x="3244289" y="3533751"/>
          <a:ext cx="989318" cy="18971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Thu ngân, quản lý</a:t>
          </a:r>
        </a:p>
      </dsp:txBody>
      <dsp:txXfrm>
        <a:off x="3244289" y="3533751"/>
        <a:ext cx="989318" cy="189713"/>
      </dsp:txXfrm>
    </dsp:sp>
    <dsp:sp modelId="{E86AD66A-4FC2-47B7-BFA7-359271B55C60}">
      <dsp:nvSpPr>
        <dsp:cNvPr id="0" name=""/>
        <dsp:cNvSpPr/>
      </dsp:nvSpPr>
      <dsp:spPr>
        <a:xfrm>
          <a:off x="4499207" y="1295136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8031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Lập báo cáo</a:t>
          </a:r>
        </a:p>
      </dsp:txBody>
      <dsp:txXfrm>
        <a:off x="4499207" y="1295136"/>
        <a:ext cx="1099243" cy="569139"/>
      </dsp:txXfrm>
    </dsp:sp>
    <dsp:sp modelId="{CB2F96E3-C9E9-4297-8173-F555791CB7F3}">
      <dsp:nvSpPr>
        <dsp:cNvPr id="0" name=""/>
        <dsp:cNvSpPr/>
      </dsp:nvSpPr>
      <dsp:spPr>
        <a:xfrm>
          <a:off x="4719055" y="1737800"/>
          <a:ext cx="989318" cy="18971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</a:t>
          </a:r>
        </a:p>
      </dsp:txBody>
      <dsp:txXfrm>
        <a:off x="4719055" y="1737800"/>
        <a:ext cx="989318" cy="189713"/>
      </dsp:txXfrm>
    </dsp:sp>
    <dsp:sp modelId="{DE4CCEE2-D87F-4E2B-AFD9-87DAD63AE135}">
      <dsp:nvSpPr>
        <dsp:cNvPr id="0" name=""/>
        <dsp:cNvSpPr/>
      </dsp:nvSpPr>
      <dsp:spPr>
        <a:xfrm>
          <a:off x="5973972" y="1295136"/>
          <a:ext cx="1099243" cy="56913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8031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Thay đổi quy định</a:t>
          </a:r>
        </a:p>
      </dsp:txBody>
      <dsp:txXfrm>
        <a:off x="5973972" y="1295136"/>
        <a:ext cx="1099243" cy="569139"/>
      </dsp:txXfrm>
    </dsp:sp>
    <dsp:sp modelId="{C8D6EC9C-E707-4CBB-A44E-E694C4719A35}">
      <dsp:nvSpPr>
        <dsp:cNvPr id="0" name=""/>
        <dsp:cNvSpPr/>
      </dsp:nvSpPr>
      <dsp:spPr>
        <a:xfrm>
          <a:off x="6193821" y="1737800"/>
          <a:ext cx="989318" cy="18971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Quản lý</a:t>
          </a:r>
        </a:p>
      </dsp:txBody>
      <dsp:txXfrm>
        <a:off x="6193821" y="1737800"/>
        <a:ext cx="989318" cy="1897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Hứa Văn Tuấn Anh
Phạm Quang Thịnh
Phan Việt Đức
Nguyễn Việt Mỹ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836722-8ABF-4E14-BFF9-7A67D004A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46</Pages>
  <Words>4314</Words>
  <Characters>24593</Characters>
  <Application>Microsoft Office Word</Application>
  <DocSecurity>0</DocSecurity>
  <Lines>204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Quản lý Nhà hàng</vt:lpstr>
      <vt:lpstr>Quản lý đại lý</vt:lpstr>
    </vt:vector>
  </TitlesOfParts>
  <Company/>
  <LinksUpToDate>false</LinksUpToDate>
  <CharactersWithSpaces>28850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Nhà hàng</dc:title>
  <dc:subject>Báo cáo đồ án cuối kì</dc:subject>
  <dc:creator>Git Gud</dc:creator>
  <cp:keywords/>
  <dc:description/>
  <cp:lastModifiedBy>Thịnh Phạm Quang</cp:lastModifiedBy>
  <cp:revision>415</cp:revision>
  <cp:lastPrinted>2019-07-05T17:57:00Z</cp:lastPrinted>
  <dcterms:created xsi:type="dcterms:W3CDTF">2019-03-26T00:51:00Z</dcterms:created>
  <dcterms:modified xsi:type="dcterms:W3CDTF">2019-12-16T04:32:00Z</dcterms:modified>
</cp:coreProperties>
</file>